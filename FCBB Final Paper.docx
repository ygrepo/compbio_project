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5300D" w14:textId="2F037E20" w:rsidR="0B2DE75D" w:rsidRDefault="0B2DE75D" w:rsidP="1AFD5094">
      <w:pPr>
        <w:pStyle w:val="Heading1"/>
        <w:rPr>
          <w:rFonts w:ascii="Calibri" w:eastAsia="Calibri" w:hAnsi="Calibri" w:cs="Calibri"/>
          <w:color w:val="000000" w:themeColor="text1"/>
          <w:sz w:val="22"/>
          <w:szCs w:val="22"/>
        </w:rPr>
      </w:pPr>
      <w:r w:rsidRPr="1AFD5094">
        <w:rPr>
          <w:rFonts w:ascii="Calibri" w:eastAsia="Calibri" w:hAnsi="Calibri" w:cs="Calibri"/>
          <w:b/>
          <w:bCs/>
          <w:color w:val="000000" w:themeColor="text1"/>
          <w:sz w:val="22"/>
          <w:szCs w:val="22"/>
        </w:rPr>
        <w:t>EN.585. 788: Foundations of Computational Biology and Bioinformatics – Project Rough Draft</w:t>
      </w:r>
    </w:p>
    <w:p w14:paraId="3F9BC13D" w14:textId="2385DF75" w:rsidR="0B2DE75D" w:rsidRDefault="0B2DE75D" w:rsidP="1AFD5094">
      <w:pPr>
        <w:rPr>
          <w:rFonts w:ascii="Calibri" w:eastAsia="Calibri" w:hAnsi="Calibri" w:cs="Calibri"/>
          <w:color w:val="000000" w:themeColor="text1"/>
        </w:rPr>
      </w:pPr>
      <w:r w:rsidRPr="1AFD5094">
        <w:rPr>
          <w:rFonts w:ascii="Calibri" w:eastAsia="Calibri" w:hAnsi="Calibri" w:cs="Calibri"/>
          <w:b/>
          <w:bCs/>
          <w:color w:val="000000" w:themeColor="text1"/>
          <w:u w:val="single"/>
        </w:rPr>
        <w:t>Authors</w:t>
      </w:r>
      <w:r w:rsidRPr="1AFD5094">
        <w:rPr>
          <w:rFonts w:ascii="Calibri" w:eastAsia="Calibri" w:hAnsi="Calibri" w:cs="Calibri"/>
          <w:b/>
          <w:bCs/>
          <w:color w:val="000000" w:themeColor="text1"/>
        </w:rPr>
        <w:t xml:space="preserve">: Yves </w:t>
      </w:r>
      <w:proofErr w:type="spellStart"/>
      <w:r w:rsidRPr="1AFD5094">
        <w:rPr>
          <w:rFonts w:ascii="Calibri" w:eastAsia="Calibri" w:hAnsi="Calibri" w:cs="Calibri"/>
          <w:b/>
          <w:bCs/>
          <w:color w:val="000000" w:themeColor="text1"/>
        </w:rPr>
        <w:t>Greatti</w:t>
      </w:r>
      <w:proofErr w:type="spellEnd"/>
      <w:r w:rsidRPr="1AFD5094">
        <w:rPr>
          <w:rFonts w:ascii="Calibri" w:eastAsia="Calibri" w:hAnsi="Calibri" w:cs="Calibri"/>
          <w:b/>
          <w:bCs/>
          <w:color w:val="000000" w:themeColor="text1"/>
        </w:rPr>
        <w:t xml:space="preserve">, Reem Abu </w:t>
      </w:r>
      <w:proofErr w:type="spellStart"/>
      <w:r w:rsidRPr="1AFD5094">
        <w:rPr>
          <w:rFonts w:ascii="Calibri" w:eastAsia="Calibri" w:hAnsi="Calibri" w:cs="Calibri"/>
          <w:b/>
          <w:bCs/>
          <w:color w:val="000000" w:themeColor="text1"/>
        </w:rPr>
        <w:t>Shamma</w:t>
      </w:r>
      <w:proofErr w:type="spellEnd"/>
      <w:r w:rsidRPr="1AFD5094">
        <w:rPr>
          <w:rFonts w:ascii="Calibri" w:eastAsia="Calibri" w:hAnsi="Calibri" w:cs="Calibri"/>
          <w:b/>
          <w:bCs/>
          <w:color w:val="000000" w:themeColor="text1"/>
        </w:rPr>
        <w:t xml:space="preserve">, </w:t>
      </w:r>
      <w:proofErr w:type="spellStart"/>
      <w:r w:rsidRPr="1AFD5094">
        <w:rPr>
          <w:rFonts w:ascii="Calibri" w:eastAsia="Calibri" w:hAnsi="Calibri" w:cs="Calibri"/>
          <w:b/>
          <w:bCs/>
          <w:color w:val="000000" w:themeColor="text1"/>
        </w:rPr>
        <w:t>Lungzhu</w:t>
      </w:r>
      <w:proofErr w:type="spellEnd"/>
      <w:r w:rsidRPr="1AFD5094">
        <w:rPr>
          <w:rFonts w:ascii="Calibri" w:eastAsia="Calibri" w:hAnsi="Calibri" w:cs="Calibri"/>
          <w:b/>
          <w:bCs/>
          <w:color w:val="000000" w:themeColor="text1"/>
        </w:rPr>
        <w:t xml:space="preserve"> Shen</w:t>
      </w:r>
    </w:p>
    <w:p w14:paraId="28CCDE13" w14:textId="56D6DC50" w:rsidR="00C37780" w:rsidRDefault="10EB30DF" w:rsidP="1AFD5094">
      <w:pPr>
        <w:rPr>
          <w:rFonts w:eastAsiaTheme="minorEastAsia"/>
          <w:sz w:val="24"/>
          <w:szCs w:val="24"/>
          <w:u w:val="single"/>
        </w:rPr>
      </w:pPr>
      <w:r w:rsidRPr="1AFD5094">
        <w:rPr>
          <w:rFonts w:eastAsiaTheme="minorEastAsia"/>
          <w:b/>
          <w:bCs/>
          <w:sz w:val="24"/>
          <w:szCs w:val="24"/>
          <w:u w:val="single"/>
        </w:rPr>
        <w:t>Abstract</w:t>
      </w:r>
    </w:p>
    <w:p w14:paraId="006195FB" w14:textId="32A2DEB4" w:rsidR="00C37780" w:rsidRDefault="10EB30DF" w:rsidP="1AFD5094">
      <w:pPr>
        <w:rPr>
          <w:rFonts w:eastAsiaTheme="minorEastAsia"/>
          <w:sz w:val="24"/>
          <w:szCs w:val="24"/>
        </w:rPr>
      </w:pPr>
      <w:r w:rsidRPr="1AFD5094">
        <w:rPr>
          <w:rFonts w:eastAsiaTheme="minorEastAsia"/>
          <w:sz w:val="24"/>
          <w:szCs w:val="24"/>
        </w:rPr>
        <w:t>Single-cell RNA sequencing (</w:t>
      </w:r>
      <w:proofErr w:type="spellStart"/>
      <w:r w:rsidRPr="1AFD5094">
        <w:rPr>
          <w:rFonts w:eastAsiaTheme="minorEastAsia"/>
          <w:sz w:val="24"/>
          <w:szCs w:val="24"/>
        </w:rPr>
        <w:t>scRNA</w:t>
      </w:r>
      <w:proofErr w:type="spellEnd"/>
      <w:r w:rsidRPr="1AFD5094">
        <w:rPr>
          <w:rFonts w:eastAsiaTheme="minorEastAsia"/>
          <w:sz w:val="24"/>
          <w:szCs w:val="24"/>
        </w:rPr>
        <w:t xml:space="preserve">-seq) has enabled the identification of new cell subtypes and gene expression patterns within tumors. However, the cost and technical complexity of </w:t>
      </w:r>
      <w:proofErr w:type="spellStart"/>
      <w:r w:rsidRPr="1AFD5094">
        <w:rPr>
          <w:rFonts w:eastAsiaTheme="minorEastAsia"/>
          <w:sz w:val="24"/>
          <w:szCs w:val="24"/>
        </w:rPr>
        <w:t>scRNA</w:t>
      </w:r>
      <w:proofErr w:type="spellEnd"/>
      <w:r w:rsidRPr="1AFD5094">
        <w:rPr>
          <w:rFonts w:eastAsiaTheme="minorEastAsia"/>
          <w:sz w:val="24"/>
          <w:szCs w:val="24"/>
        </w:rPr>
        <w:t>-seq still make</w:t>
      </w:r>
      <w:r w:rsidR="3FB29440" w:rsidRPr="1AFD5094">
        <w:rPr>
          <w:rFonts w:eastAsiaTheme="minorEastAsia"/>
          <w:sz w:val="24"/>
          <w:szCs w:val="24"/>
        </w:rPr>
        <w:t>s</w:t>
      </w:r>
      <w:r w:rsidRPr="1AFD5094">
        <w:rPr>
          <w:rFonts w:eastAsiaTheme="minorEastAsia"/>
          <w:sz w:val="24"/>
          <w:szCs w:val="24"/>
        </w:rPr>
        <w:t xml:space="preserve"> it impractical for large-scale clinical studies. Therefore, a promising approach is to use computational methods to deconvolve the cell-type composition of bulk RNA sequencing data, which can provide insights into the molecular mechanisms underlying the development and progression of cancer. </w:t>
      </w:r>
    </w:p>
    <w:p w14:paraId="28D94375" w14:textId="068012F7" w:rsidR="00C37780" w:rsidRDefault="10EB30DF" w:rsidP="1AFD5094">
      <w:pPr>
        <w:rPr>
          <w:rFonts w:eastAsiaTheme="minorEastAsia"/>
          <w:sz w:val="24"/>
          <w:szCs w:val="24"/>
        </w:rPr>
      </w:pPr>
      <w:r w:rsidRPr="1AFD5094">
        <w:rPr>
          <w:rFonts w:eastAsiaTheme="minorEastAsia"/>
          <w:sz w:val="24"/>
          <w:szCs w:val="24"/>
        </w:rPr>
        <w:t>In this study, we applied a single</w:t>
      </w:r>
      <w:r w:rsidR="7141989C" w:rsidRPr="1AFD5094">
        <w:rPr>
          <w:rFonts w:eastAsiaTheme="minorEastAsia"/>
          <w:sz w:val="24"/>
          <w:szCs w:val="24"/>
        </w:rPr>
        <w:t>-</w:t>
      </w:r>
      <w:r w:rsidRPr="1AFD5094">
        <w:rPr>
          <w:rFonts w:eastAsiaTheme="minorEastAsia"/>
          <w:sz w:val="24"/>
          <w:szCs w:val="24"/>
        </w:rPr>
        <w:t xml:space="preserve">cell RNA deconvolution method to bulk RNA sequencing data from the Cancer Genome Atlas (TCGA) breast cancer (BRCA) dataset to identify cell-type-specific gene expression signatures associated with overall </w:t>
      </w:r>
      <w:r w:rsidR="025B2A6F" w:rsidRPr="1AFD5094">
        <w:rPr>
          <w:rFonts w:eastAsiaTheme="minorEastAsia"/>
          <w:sz w:val="24"/>
          <w:szCs w:val="24"/>
        </w:rPr>
        <w:t xml:space="preserve">and disease-free </w:t>
      </w:r>
      <w:r w:rsidRPr="1AFD5094">
        <w:rPr>
          <w:rFonts w:eastAsiaTheme="minorEastAsia"/>
          <w:sz w:val="24"/>
          <w:szCs w:val="24"/>
        </w:rPr>
        <w:t>survival</w:t>
      </w:r>
      <w:r w:rsidR="6F895252" w:rsidRPr="1AFD5094">
        <w:rPr>
          <w:rFonts w:eastAsiaTheme="minorEastAsia"/>
          <w:sz w:val="24"/>
          <w:szCs w:val="24"/>
        </w:rPr>
        <w:t xml:space="preserve">. We used the Single-Cell Expression Atlas (SCEA) database to generate a reference gene expression matrix for </w:t>
      </w:r>
      <w:r w:rsidR="4C746EEE" w:rsidRPr="1AFD5094">
        <w:rPr>
          <w:rFonts w:eastAsiaTheme="minorEastAsia"/>
          <w:sz w:val="24"/>
          <w:szCs w:val="24"/>
        </w:rPr>
        <w:t xml:space="preserve">9 </w:t>
      </w:r>
      <w:r w:rsidR="6F895252" w:rsidRPr="1AFD5094">
        <w:rPr>
          <w:rFonts w:eastAsiaTheme="minorEastAsia"/>
          <w:sz w:val="24"/>
          <w:szCs w:val="24"/>
        </w:rPr>
        <w:t xml:space="preserve">different breast cell types, including luminal and basal epithelial cells, myoepithelial cells, and immune cells. </w:t>
      </w:r>
      <w:r w:rsidR="710A64BF" w:rsidRPr="1AFD5094">
        <w:rPr>
          <w:rFonts w:eastAsiaTheme="minorEastAsia"/>
          <w:sz w:val="24"/>
          <w:szCs w:val="24"/>
        </w:rPr>
        <w:t xml:space="preserve">We also used </w:t>
      </w:r>
      <w:r w:rsidR="161868B3" w:rsidRPr="1AFD5094">
        <w:rPr>
          <w:rFonts w:eastAsiaTheme="minorEastAsia"/>
          <w:sz w:val="24"/>
          <w:szCs w:val="24"/>
        </w:rPr>
        <w:t xml:space="preserve">a </w:t>
      </w:r>
      <w:r w:rsidR="710A64BF" w:rsidRPr="1AFD5094">
        <w:rPr>
          <w:rFonts w:eastAsiaTheme="minorEastAsia"/>
          <w:sz w:val="24"/>
          <w:szCs w:val="24"/>
        </w:rPr>
        <w:t xml:space="preserve">dataset from </w:t>
      </w:r>
      <w:r w:rsidR="6711DC36" w:rsidRPr="1AFD5094">
        <w:rPr>
          <w:rFonts w:eastAsiaTheme="minorEastAsia"/>
          <w:sz w:val="24"/>
          <w:szCs w:val="24"/>
        </w:rPr>
        <w:t>an existing publication</w:t>
      </w:r>
      <w:r w:rsidR="531379A5" w:rsidRPr="1AFD5094">
        <w:rPr>
          <w:rFonts w:eastAsiaTheme="minorEastAsia"/>
          <w:sz w:val="24"/>
          <w:szCs w:val="24"/>
        </w:rPr>
        <w:t xml:space="preserve"> in the literature</w:t>
      </w:r>
      <w:r w:rsidR="6711DC36" w:rsidRPr="1AFD5094">
        <w:rPr>
          <w:rFonts w:eastAsiaTheme="minorEastAsia"/>
          <w:sz w:val="24"/>
          <w:szCs w:val="24"/>
        </w:rPr>
        <w:t xml:space="preserve"> (</w:t>
      </w:r>
      <w:r w:rsidR="140BA868" w:rsidRPr="1AFD5094">
        <w:rPr>
          <w:rFonts w:eastAsiaTheme="minorEastAsia"/>
          <w:sz w:val="24"/>
          <w:szCs w:val="24"/>
        </w:rPr>
        <w:t xml:space="preserve">Gray et al.) </w:t>
      </w:r>
      <w:r w:rsidR="2F04930F" w:rsidRPr="1AFD5094">
        <w:rPr>
          <w:rFonts w:eastAsiaTheme="minorEastAsia"/>
          <w:sz w:val="24"/>
          <w:szCs w:val="24"/>
        </w:rPr>
        <w:t>that</w:t>
      </w:r>
      <w:r w:rsidR="0B31B1EC" w:rsidRPr="1AFD5094">
        <w:rPr>
          <w:rFonts w:eastAsiaTheme="minorEastAsia"/>
          <w:sz w:val="24"/>
          <w:szCs w:val="24"/>
        </w:rPr>
        <w:t xml:space="preserve"> </w:t>
      </w:r>
      <w:r w:rsidR="21BC55D4" w:rsidRPr="1AFD5094">
        <w:rPr>
          <w:rFonts w:eastAsiaTheme="minorEastAsia"/>
          <w:sz w:val="24"/>
          <w:szCs w:val="24"/>
        </w:rPr>
        <w:t>identifies</w:t>
      </w:r>
      <w:r w:rsidR="2A1EBA41" w:rsidRPr="1AFD5094">
        <w:rPr>
          <w:rFonts w:eastAsiaTheme="minorEastAsia"/>
          <w:sz w:val="24"/>
          <w:szCs w:val="24"/>
        </w:rPr>
        <w:t xml:space="preserve"> cells related to breast cancer at both the transcriptomic and proteomic levels</w:t>
      </w:r>
      <w:r w:rsidR="54AD3BFD" w:rsidRPr="1AFD5094">
        <w:rPr>
          <w:rFonts w:eastAsiaTheme="minorEastAsia"/>
          <w:sz w:val="24"/>
          <w:szCs w:val="24"/>
        </w:rPr>
        <w:t xml:space="preserve"> </w:t>
      </w:r>
      <w:commentRangeStart w:id="0"/>
      <w:commentRangeStart w:id="1"/>
      <w:r w:rsidR="5B0BA37C" w:rsidRPr="1AFD5094">
        <w:rPr>
          <w:rFonts w:eastAsiaTheme="minorEastAsia"/>
          <w:sz w:val="24"/>
          <w:szCs w:val="24"/>
        </w:rPr>
        <w:t xml:space="preserve">such as </w:t>
      </w:r>
      <w:r w:rsidR="0C4FBEA0" w:rsidRPr="1AFD5094">
        <w:rPr>
          <w:rFonts w:eastAsiaTheme="minorEastAsia"/>
          <w:sz w:val="24"/>
          <w:szCs w:val="24"/>
        </w:rPr>
        <w:t>mammary epithelial cell</w:t>
      </w:r>
      <w:r w:rsidR="42846652" w:rsidRPr="1AFD5094">
        <w:rPr>
          <w:rFonts w:eastAsiaTheme="minorEastAsia"/>
          <w:sz w:val="24"/>
          <w:szCs w:val="24"/>
        </w:rPr>
        <w:t>s</w:t>
      </w:r>
      <w:r w:rsidR="0C4FBEA0" w:rsidRPr="1AFD5094">
        <w:rPr>
          <w:rFonts w:eastAsiaTheme="minorEastAsia"/>
          <w:sz w:val="24"/>
          <w:szCs w:val="24"/>
        </w:rPr>
        <w:t xml:space="preserve"> (MEC)</w:t>
      </w:r>
      <w:r w:rsidR="6945AF3C" w:rsidRPr="1AFD5094">
        <w:rPr>
          <w:rFonts w:eastAsiaTheme="minorEastAsia"/>
          <w:sz w:val="24"/>
          <w:szCs w:val="24"/>
        </w:rPr>
        <w:t>,</w:t>
      </w:r>
      <w:r w:rsidR="258161B7" w:rsidRPr="1AFD5094">
        <w:rPr>
          <w:rFonts w:eastAsiaTheme="minorEastAsia"/>
          <w:sz w:val="24"/>
          <w:szCs w:val="24"/>
        </w:rPr>
        <w:t xml:space="preserve"> alveolar (AV), Hormone Sensing (HS)</w:t>
      </w:r>
      <w:r w:rsidR="2095E21E" w:rsidRPr="1AFD5094">
        <w:rPr>
          <w:rFonts w:eastAsiaTheme="minorEastAsia"/>
          <w:sz w:val="24"/>
          <w:szCs w:val="24"/>
        </w:rPr>
        <w:t xml:space="preserve">, </w:t>
      </w:r>
      <w:r w:rsidR="258161B7" w:rsidRPr="1AFD5094">
        <w:rPr>
          <w:rFonts w:eastAsiaTheme="minorEastAsia"/>
          <w:sz w:val="24"/>
          <w:szCs w:val="24"/>
        </w:rPr>
        <w:t>basal (BA</w:t>
      </w:r>
      <w:r w:rsidR="78069B34" w:rsidRPr="1AFD5094">
        <w:rPr>
          <w:rFonts w:eastAsiaTheme="minorEastAsia"/>
          <w:sz w:val="24"/>
          <w:szCs w:val="24"/>
        </w:rPr>
        <w:t>)</w:t>
      </w:r>
      <w:r w:rsidR="72CA8172" w:rsidRPr="1AFD5094">
        <w:rPr>
          <w:rFonts w:eastAsiaTheme="minorEastAsia"/>
          <w:sz w:val="24"/>
          <w:szCs w:val="24"/>
        </w:rPr>
        <w:t>,</w:t>
      </w:r>
      <w:r w:rsidR="78069B34" w:rsidRPr="1AFD5094">
        <w:rPr>
          <w:rFonts w:eastAsiaTheme="minorEastAsia"/>
          <w:sz w:val="24"/>
          <w:szCs w:val="24"/>
        </w:rPr>
        <w:t xml:space="preserve"> and</w:t>
      </w:r>
      <w:r w:rsidR="4FF7B74B" w:rsidRPr="1AFD5094">
        <w:rPr>
          <w:rFonts w:eastAsiaTheme="minorEastAsia"/>
          <w:sz w:val="24"/>
          <w:szCs w:val="24"/>
        </w:rPr>
        <w:t xml:space="preserve"> stromal cells (fibroblasts, vascular/lymphatic cells, and immune cells)</w:t>
      </w:r>
      <w:r w:rsidR="307F235D" w:rsidRPr="1AFD5094">
        <w:rPr>
          <w:rFonts w:eastAsiaTheme="minorEastAsia"/>
          <w:sz w:val="24"/>
          <w:szCs w:val="24"/>
        </w:rPr>
        <w:t xml:space="preserve"> </w:t>
      </w:r>
      <w:commentRangeEnd w:id="0"/>
      <w:r>
        <w:commentReference w:id="0"/>
      </w:r>
      <w:commentRangeEnd w:id="1"/>
      <w:r>
        <w:commentReference w:id="1"/>
      </w:r>
      <w:r w:rsidR="307F235D" w:rsidRPr="1AFD5094">
        <w:rPr>
          <w:rFonts w:eastAsiaTheme="minorEastAsia"/>
          <w:sz w:val="24"/>
          <w:szCs w:val="24"/>
        </w:rPr>
        <w:t>[1]</w:t>
      </w:r>
      <w:r w:rsidR="4A6157B8" w:rsidRPr="1AFD5094">
        <w:rPr>
          <w:rFonts w:eastAsiaTheme="minorEastAsia"/>
          <w:sz w:val="24"/>
          <w:szCs w:val="24"/>
        </w:rPr>
        <w:t>.</w:t>
      </w:r>
      <w:r w:rsidR="70B384AD" w:rsidRPr="1AFD5094">
        <w:rPr>
          <w:rFonts w:eastAsiaTheme="minorEastAsia"/>
          <w:sz w:val="24"/>
          <w:szCs w:val="24"/>
        </w:rPr>
        <w:t xml:space="preserve"> </w:t>
      </w:r>
      <w:r w:rsidR="4A6157B8" w:rsidRPr="1AFD5094">
        <w:rPr>
          <w:rFonts w:eastAsiaTheme="minorEastAsia"/>
          <w:sz w:val="24"/>
          <w:szCs w:val="24"/>
        </w:rPr>
        <w:t>We then applied the Multi-</w:t>
      </w:r>
      <w:r w:rsidR="6B0583D9" w:rsidRPr="1AFD5094">
        <w:rPr>
          <w:rFonts w:eastAsiaTheme="minorEastAsia"/>
          <w:sz w:val="24"/>
          <w:szCs w:val="24"/>
        </w:rPr>
        <w:t>subject Single-cell Deconvolution (</w:t>
      </w:r>
      <w:proofErr w:type="spellStart"/>
      <w:r w:rsidR="6B0583D9" w:rsidRPr="1AFD5094">
        <w:rPr>
          <w:rFonts w:eastAsiaTheme="minorEastAsia"/>
          <w:sz w:val="24"/>
          <w:szCs w:val="24"/>
        </w:rPr>
        <w:t>MuSiC</w:t>
      </w:r>
      <w:proofErr w:type="spellEnd"/>
      <w:r w:rsidR="4A6157B8" w:rsidRPr="1AFD5094">
        <w:rPr>
          <w:rFonts w:eastAsiaTheme="minorEastAsia"/>
          <w:sz w:val="24"/>
          <w:szCs w:val="24"/>
        </w:rPr>
        <w:t>) algorithm to estimate the relative proportions of these cell types in the bulk RNA sequencing data</w:t>
      </w:r>
      <w:r w:rsidR="782E5EA9" w:rsidRPr="1AFD5094">
        <w:rPr>
          <w:rFonts w:eastAsiaTheme="minorEastAsia"/>
          <w:sz w:val="24"/>
          <w:szCs w:val="24"/>
        </w:rPr>
        <w:t xml:space="preserve"> [2]</w:t>
      </w:r>
      <w:r w:rsidR="4A6157B8" w:rsidRPr="1AFD5094">
        <w:rPr>
          <w:rFonts w:eastAsiaTheme="minorEastAsia"/>
          <w:sz w:val="24"/>
          <w:szCs w:val="24"/>
        </w:rPr>
        <w:t>.</w:t>
      </w:r>
    </w:p>
    <w:p w14:paraId="40320614" w14:textId="779A26A7" w:rsidR="00C37780" w:rsidRDefault="60136EBC" w:rsidP="1AFD5094">
      <w:pPr>
        <w:rPr>
          <w:rFonts w:eastAsiaTheme="minorEastAsia"/>
          <w:sz w:val="24"/>
          <w:szCs w:val="24"/>
        </w:rPr>
      </w:pPr>
      <w:r w:rsidRPr="1AFD5094">
        <w:rPr>
          <w:rFonts w:eastAsiaTheme="minorEastAsia"/>
          <w:sz w:val="24"/>
          <w:szCs w:val="24"/>
        </w:rPr>
        <w:t>We identified cell-type-specific gene expression signatures associated with overall survival in</w:t>
      </w:r>
      <w:r w:rsidR="67968D17" w:rsidRPr="1AFD5094">
        <w:rPr>
          <w:rFonts w:eastAsiaTheme="minorEastAsia"/>
          <w:sz w:val="24"/>
          <w:szCs w:val="24"/>
        </w:rPr>
        <w:t xml:space="preserve"> breast cancer (</w:t>
      </w:r>
      <w:r w:rsidRPr="1AFD5094">
        <w:rPr>
          <w:rFonts w:eastAsiaTheme="minorEastAsia"/>
          <w:sz w:val="24"/>
          <w:szCs w:val="24"/>
        </w:rPr>
        <w:t>BRCA</w:t>
      </w:r>
      <w:r w:rsidR="78D41D05" w:rsidRPr="1AFD5094">
        <w:rPr>
          <w:rFonts w:eastAsiaTheme="minorEastAsia"/>
          <w:sz w:val="24"/>
          <w:szCs w:val="24"/>
        </w:rPr>
        <w:t xml:space="preserve">) </w:t>
      </w:r>
      <w:r w:rsidRPr="1AFD5094">
        <w:rPr>
          <w:rFonts w:eastAsiaTheme="minorEastAsia"/>
          <w:sz w:val="24"/>
          <w:szCs w:val="24"/>
        </w:rPr>
        <w:t>patients</w:t>
      </w:r>
      <w:r w:rsidR="5A37D2AD" w:rsidRPr="1AFD5094">
        <w:rPr>
          <w:rFonts w:eastAsiaTheme="minorEastAsia"/>
          <w:sz w:val="24"/>
          <w:szCs w:val="24"/>
        </w:rPr>
        <w:t>; e</w:t>
      </w:r>
      <w:r w:rsidRPr="1AFD5094">
        <w:rPr>
          <w:rFonts w:eastAsiaTheme="minorEastAsia"/>
          <w:sz w:val="24"/>
          <w:szCs w:val="24"/>
        </w:rPr>
        <w:t>xpression of genes associated with B or T cells was positively associated with overall survival.</w:t>
      </w:r>
      <w:commentRangeStart w:id="2"/>
      <w:commentRangeStart w:id="3"/>
      <w:commentRangeStart w:id="4"/>
      <w:commentRangeStart w:id="5"/>
      <w:r w:rsidR="53C9BC09" w:rsidRPr="1AFD5094">
        <w:rPr>
          <w:rFonts w:eastAsiaTheme="minorEastAsia"/>
          <w:sz w:val="24"/>
          <w:szCs w:val="24"/>
        </w:rPr>
        <w:t xml:space="preserve"> These findings suggest that the immune response to BRCA tumors may play an important role in patient survival.</w:t>
      </w:r>
      <w:commentRangeEnd w:id="2"/>
      <w:r>
        <w:commentReference w:id="2"/>
      </w:r>
      <w:commentRangeEnd w:id="3"/>
      <w:r>
        <w:commentReference w:id="3"/>
      </w:r>
      <w:commentRangeEnd w:id="4"/>
      <w:r>
        <w:commentReference w:id="4"/>
      </w:r>
      <w:commentRangeEnd w:id="5"/>
      <w:r>
        <w:commentReference w:id="5"/>
      </w:r>
    </w:p>
    <w:p w14:paraId="2F65DF00" w14:textId="6B7EDA2B" w:rsidR="00C37780" w:rsidRDefault="6E23D1A6" w:rsidP="1AFD5094">
      <w:pPr>
        <w:rPr>
          <w:rFonts w:eastAsiaTheme="minorEastAsia"/>
          <w:sz w:val="24"/>
          <w:szCs w:val="24"/>
        </w:rPr>
      </w:pPr>
      <w:r w:rsidRPr="1AFD5094">
        <w:rPr>
          <w:rFonts w:eastAsiaTheme="minorEastAsia"/>
          <w:sz w:val="24"/>
          <w:szCs w:val="24"/>
        </w:rPr>
        <w:t>Our study demonstrates the potential of single cell RNA deconvolution methods to identify cell-type-specific gene expression signatures associated with clinical outcomes in large-scale clinical datasets. This approach may lead to the development of more effective diagnostic and therapeutic strategies for</w:t>
      </w:r>
      <w:r w:rsidR="3E2B3A91" w:rsidRPr="1AFD5094">
        <w:rPr>
          <w:rFonts w:eastAsiaTheme="minorEastAsia"/>
          <w:sz w:val="24"/>
          <w:szCs w:val="24"/>
        </w:rPr>
        <w:t xml:space="preserve"> BRCA</w:t>
      </w:r>
      <w:r w:rsidR="69850589" w:rsidRPr="1AFD5094">
        <w:rPr>
          <w:rFonts w:eastAsiaTheme="minorEastAsia"/>
          <w:sz w:val="24"/>
          <w:szCs w:val="24"/>
        </w:rPr>
        <w:t xml:space="preserve"> </w:t>
      </w:r>
      <w:r w:rsidRPr="1AFD5094">
        <w:rPr>
          <w:rFonts w:eastAsiaTheme="minorEastAsia"/>
          <w:sz w:val="24"/>
          <w:szCs w:val="24"/>
        </w:rPr>
        <w:t>patients.</w:t>
      </w:r>
    </w:p>
    <w:p w14:paraId="2C078E63" w14:textId="79F71457" w:rsidR="00C37780" w:rsidRDefault="1E5EC4D9" w:rsidP="1AFD5094">
      <w:pPr>
        <w:rPr>
          <w:rFonts w:eastAsiaTheme="minorEastAsia"/>
          <w:sz w:val="24"/>
          <w:szCs w:val="24"/>
          <w:u w:val="single"/>
        </w:rPr>
      </w:pPr>
      <w:r w:rsidRPr="1AFD5094">
        <w:rPr>
          <w:rFonts w:eastAsiaTheme="minorEastAsia"/>
          <w:b/>
          <w:bCs/>
          <w:sz w:val="24"/>
          <w:szCs w:val="24"/>
          <w:u w:val="single"/>
        </w:rPr>
        <w:t>Introduction</w:t>
      </w:r>
    </w:p>
    <w:p w14:paraId="5C6752B2" w14:textId="730101E3" w:rsidR="188AAE82" w:rsidRDefault="78CA8526" w:rsidP="1AFD5094">
      <w:pPr>
        <w:rPr>
          <w:rFonts w:eastAsiaTheme="minorEastAsia"/>
          <w:sz w:val="24"/>
          <w:szCs w:val="24"/>
        </w:rPr>
      </w:pPr>
      <w:r w:rsidRPr="1AFD5094">
        <w:rPr>
          <w:rFonts w:eastAsiaTheme="minorEastAsia"/>
          <w:sz w:val="24"/>
          <w:szCs w:val="24"/>
        </w:rPr>
        <w:t xml:space="preserve">Cancer cells produce cytokines and chemokines that attract a diverse population of immune cells, including macrophages, neutrophils, and lymphocytes. The impact of these tumor-infiltrating immune cells has been debated. Some groups have shown that tumor-infiltrating immune cells may physically destroy tumor cells, thereby reducing tumor burden and improving clinical prognosis [8]. However, persistent activation of the immune system and failure of the inflammatory response to resolve may lead to chronic inflammation, which promotes tumor growth [7]. This inflammation promotes genomic instability, epigenetic </w:t>
      </w:r>
      <w:r w:rsidRPr="1AFD5094">
        <w:rPr>
          <w:rFonts w:eastAsiaTheme="minorEastAsia"/>
          <w:sz w:val="24"/>
          <w:szCs w:val="24"/>
        </w:rPr>
        <w:lastRenderedPageBreak/>
        <w:t xml:space="preserve">modifications, and upregulation of cancer anti-apoptotic pathways, highlighting potential mechanisms of inflammation in promoting tumor growth and possibly metastasis [10]. </w:t>
      </w:r>
    </w:p>
    <w:p w14:paraId="5E58019B" w14:textId="611CCA1A" w:rsidR="188AAE82" w:rsidRDefault="40EE5F3F" w:rsidP="1AFD5094">
      <w:pPr>
        <w:rPr>
          <w:rFonts w:eastAsiaTheme="minorEastAsia"/>
          <w:sz w:val="24"/>
          <w:szCs w:val="24"/>
        </w:rPr>
      </w:pPr>
      <w:r w:rsidRPr="1AFD5094">
        <w:rPr>
          <w:rFonts w:eastAsiaTheme="minorEastAsia"/>
          <w:sz w:val="24"/>
          <w:szCs w:val="24"/>
        </w:rPr>
        <w:t>Recent studies have shown that accounting for the heterogeneity of immune cell infiltration can result in more sensitive survival analyses and more accurate tumor subtype predictions [3,4]. Ongoing research is focused on the role of infiltrating lymphocytes and other immune cells in the tumor microenvironment</w:t>
      </w:r>
      <w:r w:rsidR="76256AD2" w:rsidRPr="1AFD5094">
        <w:rPr>
          <w:rFonts w:eastAsiaTheme="minorEastAsia"/>
          <w:sz w:val="24"/>
          <w:szCs w:val="24"/>
        </w:rPr>
        <w:t xml:space="preserve"> (TME)</w:t>
      </w:r>
      <w:r w:rsidRPr="1AFD5094">
        <w:rPr>
          <w:rFonts w:eastAsiaTheme="minorEastAsia"/>
          <w:sz w:val="24"/>
          <w:szCs w:val="24"/>
        </w:rPr>
        <w:t xml:space="preserve">. Myeloid cells such as macrophages, monocytes, dendritic cells, neutrophils, basophils, and eosinophils are frequently found in the tissue of various tumors. In malignant tumors, levels of infiltrating immune cells are associated with tumor growth and cancer progression [5, 6].  </w:t>
      </w:r>
    </w:p>
    <w:p w14:paraId="680E7ED3" w14:textId="295BCB15" w:rsidR="188AAE82" w:rsidRDefault="78CA8526" w:rsidP="1AFD5094">
      <w:pPr>
        <w:rPr>
          <w:rFonts w:eastAsiaTheme="minorEastAsia"/>
          <w:sz w:val="24"/>
          <w:szCs w:val="24"/>
        </w:rPr>
      </w:pPr>
      <w:r w:rsidRPr="1AFD5094">
        <w:rPr>
          <w:rFonts w:eastAsiaTheme="minorEastAsia"/>
          <w:sz w:val="24"/>
          <w:szCs w:val="24"/>
        </w:rPr>
        <w:t xml:space="preserve">Bulk RNA sequencing measures the average gene expression across all cells within a sample, and therefore cannot distinguish between different cell types or states. On the other hand, </w:t>
      </w:r>
      <w:proofErr w:type="spellStart"/>
      <w:r w:rsidRPr="1AFD5094">
        <w:rPr>
          <w:rFonts w:eastAsiaTheme="minorEastAsia"/>
          <w:sz w:val="24"/>
          <w:szCs w:val="24"/>
        </w:rPr>
        <w:t>scRNA</w:t>
      </w:r>
      <w:proofErr w:type="spellEnd"/>
      <w:r w:rsidRPr="1AFD5094">
        <w:rPr>
          <w:rFonts w:eastAsiaTheme="minorEastAsia"/>
          <w:sz w:val="24"/>
          <w:szCs w:val="24"/>
        </w:rPr>
        <w:t xml:space="preserve">-seq enables researchers to identify and profile the transcriptome of individual cells, allowing for the characterization of cell types and their heterogeneity within a sample. By comparing bulk RNA expression data to </w:t>
      </w:r>
      <w:proofErr w:type="spellStart"/>
      <w:r w:rsidRPr="1AFD5094">
        <w:rPr>
          <w:rFonts w:eastAsiaTheme="minorEastAsia"/>
          <w:sz w:val="24"/>
          <w:szCs w:val="24"/>
        </w:rPr>
        <w:t>scRNA</w:t>
      </w:r>
      <w:proofErr w:type="spellEnd"/>
      <w:r w:rsidRPr="1AFD5094">
        <w:rPr>
          <w:rFonts w:eastAsiaTheme="minorEastAsia"/>
          <w:sz w:val="24"/>
          <w:szCs w:val="24"/>
        </w:rPr>
        <w:t xml:space="preserve">-seq data from the same or similar tissues, deconvolution algorithms estimate the proportions of different cell types present in the bulk sample. </w:t>
      </w:r>
    </w:p>
    <w:p w14:paraId="74AFC121" w14:textId="50172ECD" w:rsidR="188AAE82" w:rsidRDefault="40EE5F3F" w:rsidP="1AFD5094">
      <w:pPr>
        <w:rPr>
          <w:rFonts w:eastAsiaTheme="minorEastAsia"/>
          <w:sz w:val="24"/>
          <w:szCs w:val="24"/>
        </w:rPr>
      </w:pPr>
      <w:r w:rsidRPr="1AFD5094">
        <w:rPr>
          <w:rFonts w:eastAsiaTheme="minorEastAsia"/>
          <w:sz w:val="24"/>
          <w:szCs w:val="24"/>
        </w:rPr>
        <w:t xml:space="preserve">Breast cancer (BRCA) is one of the most common cancers among women worldwide. Despite advances in treatment, the prognosis for patients with BRCA remains highly variable. Recent studies have demonstrated that the heterogeneity of tumor cells and the </w:t>
      </w:r>
      <w:r w:rsidR="62F6B64C" w:rsidRPr="1AFD5094">
        <w:rPr>
          <w:rFonts w:eastAsiaTheme="minorEastAsia"/>
          <w:sz w:val="24"/>
          <w:szCs w:val="24"/>
        </w:rPr>
        <w:t>TME</w:t>
      </w:r>
      <w:r w:rsidRPr="1AFD5094">
        <w:rPr>
          <w:rFonts w:eastAsiaTheme="minorEastAsia"/>
          <w:sz w:val="24"/>
          <w:szCs w:val="24"/>
        </w:rPr>
        <w:t xml:space="preserve"> can significantly impact patient outcomes, with greater heterogeneity corresponding to less immune cell infiltration, less activation of the immune response, and worse survival in breast cancer [9]. Identifying the cell-type-specific molecular mechanisms is needed to improve our understanding of the development and progression of BRCA tumors, and ultimately in enhancing diagnostic and therapeutic strategies. </w:t>
      </w:r>
    </w:p>
    <w:p w14:paraId="7377C3EB" w14:textId="41922542" w:rsidR="188AAE82" w:rsidRDefault="78CA8526" w:rsidP="1AFD5094">
      <w:pPr>
        <w:rPr>
          <w:rFonts w:eastAsiaTheme="minorEastAsia"/>
          <w:sz w:val="24"/>
          <w:szCs w:val="24"/>
        </w:rPr>
      </w:pPr>
      <w:r w:rsidRPr="1AFD5094">
        <w:rPr>
          <w:rFonts w:eastAsiaTheme="minorEastAsia"/>
          <w:sz w:val="24"/>
          <w:szCs w:val="24"/>
        </w:rPr>
        <w:t>The molecular subtypes of breast cancer depend on the genes the cancer cells express. The main molecular subtypes of invasive breast cancer are as follows</w:t>
      </w:r>
      <w:r w:rsidR="1F464E87" w:rsidRPr="1AFD5094">
        <w:rPr>
          <w:rFonts w:eastAsiaTheme="minorEastAsia"/>
          <w:sz w:val="24"/>
          <w:szCs w:val="24"/>
        </w:rPr>
        <w:t xml:space="preserve"> [11]</w:t>
      </w:r>
      <w:r w:rsidRPr="1AFD5094">
        <w:rPr>
          <w:rFonts w:eastAsiaTheme="minorEastAsia"/>
          <w:sz w:val="24"/>
          <w:szCs w:val="24"/>
        </w:rPr>
        <w:t xml:space="preserve">: </w:t>
      </w:r>
    </w:p>
    <w:p w14:paraId="20C7E6B2" w14:textId="1BE9227B" w:rsidR="188AAE82" w:rsidRDefault="40EE5F3F" w:rsidP="1AFD5094">
      <w:pPr>
        <w:pStyle w:val="ListParagraph"/>
        <w:numPr>
          <w:ilvl w:val="0"/>
          <w:numId w:val="4"/>
        </w:numPr>
        <w:rPr>
          <w:rFonts w:eastAsiaTheme="minorEastAsia"/>
          <w:sz w:val="24"/>
          <w:szCs w:val="24"/>
        </w:rPr>
      </w:pPr>
      <w:r w:rsidRPr="1AFD5094">
        <w:rPr>
          <w:rFonts w:eastAsiaTheme="minorEastAsia"/>
          <w:sz w:val="24"/>
          <w:szCs w:val="24"/>
        </w:rPr>
        <w:t>Luminal A breast cancer: estrogen receptor</w:t>
      </w:r>
      <w:r w:rsidR="5F4A94E8" w:rsidRPr="1AFD5094">
        <w:rPr>
          <w:rFonts w:eastAsiaTheme="minorEastAsia"/>
          <w:sz w:val="24"/>
          <w:szCs w:val="24"/>
        </w:rPr>
        <w:t xml:space="preserve"> (ER)</w:t>
      </w:r>
      <w:r w:rsidRPr="1AFD5094">
        <w:rPr>
          <w:rFonts w:eastAsiaTheme="minorEastAsia"/>
          <w:sz w:val="24"/>
          <w:szCs w:val="24"/>
        </w:rPr>
        <w:t>-positive and progesterone receptor-positive,</w:t>
      </w:r>
      <w:r w:rsidR="7C21A0CA" w:rsidRPr="1AFD5094">
        <w:rPr>
          <w:rFonts w:eastAsiaTheme="minorEastAsia"/>
          <w:sz w:val="24"/>
          <w:szCs w:val="24"/>
        </w:rPr>
        <w:t xml:space="preserve"> human epidermal growth factor receptor 2</w:t>
      </w:r>
      <w:r w:rsidRPr="1AFD5094">
        <w:rPr>
          <w:rFonts w:eastAsiaTheme="minorEastAsia"/>
          <w:sz w:val="24"/>
          <w:szCs w:val="24"/>
        </w:rPr>
        <w:t xml:space="preserve"> </w:t>
      </w:r>
      <w:r w:rsidR="190BA117" w:rsidRPr="1AFD5094">
        <w:rPr>
          <w:rFonts w:eastAsiaTheme="minorEastAsia"/>
          <w:sz w:val="24"/>
          <w:szCs w:val="24"/>
        </w:rPr>
        <w:t>(</w:t>
      </w:r>
      <w:r w:rsidRPr="1AFD5094">
        <w:rPr>
          <w:rFonts w:eastAsiaTheme="minorEastAsia"/>
          <w:sz w:val="24"/>
          <w:szCs w:val="24"/>
        </w:rPr>
        <w:t>HER2</w:t>
      </w:r>
      <w:r w:rsidR="7082E46B" w:rsidRPr="1AFD5094">
        <w:rPr>
          <w:rFonts w:eastAsiaTheme="minorEastAsia"/>
          <w:sz w:val="24"/>
          <w:szCs w:val="24"/>
        </w:rPr>
        <w:t>)</w:t>
      </w:r>
      <w:r w:rsidRPr="1AFD5094">
        <w:rPr>
          <w:rFonts w:eastAsiaTheme="minorEastAsia"/>
          <w:sz w:val="24"/>
          <w:szCs w:val="24"/>
        </w:rPr>
        <w:t xml:space="preserve"> </w:t>
      </w:r>
      <w:r w:rsidR="19DBF301" w:rsidRPr="1AFD5094">
        <w:rPr>
          <w:rFonts w:eastAsiaTheme="minorEastAsia"/>
          <w:sz w:val="24"/>
          <w:szCs w:val="24"/>
        </w:rPr>
        <w:t>negative and</w:t>
      </w:r>
      <w:r w:rsidRPr="1AFD5094">
        <w:rPr>
          <w:rFonts w:eastAsiaTheme="minorEastAsia"/>
          <w:sz w:val="24"/>
          <w:szCs w:val="24"/>
        </w:rPr>
        <w:t xml:space="preserve"> has low levels of the protein Ki-67. </w:t>
      </w:r>
    </w:p>
    <w:p w14:paraId="673B1493" w14:textId="24E8CA3B" w:rsidR="188AAE82" w:rsidRDefault="78CA8526" w:rsidP="1AFD5094">
      <w:pPr>
        <w:pStyle w:val="ListParagraph"/>
        <w:numPr>
          <w:ilvl w:val="0"/>
          <w:numId w:val="4"/>
        </w:numPr>
        <w:rPr>
          <w:rFonts w:eastAsiaTheme="minorEastAsia"/>
          <w:sz w:val="24"/>
          <w:szCs w:val="24"/>
        </w:rPr>
      </w:pPr>
      <w:r w:rsidRPr="1AFD5094">
        <w:rPr>
          <w:rFonts w:eastAsiaTheme="minorEastAsia"/>
          <w:sz w:val="24"/>
          <w:szCs w:val="24"/>
        </w:rPr>
        <w:t xml:space="preserve">Luminal B breast cancer: estrogen receptor-positive and HER2-negative, and either have high levels of Ki-67 or is progesterone receptor-negative </w:t>
      </w:r>
    </w:p>
    <w:p w14:paraId="42C5EC8A" w14:textId="3C26B6EC" w:rsidR="188AAE82" w:rsidRDefault="78CA8526" w:rsidP="1AFD5094">
      <w:pPr>
        <w:pStyle w:val="ListParagraph"/>
        <w:numPr>
          <w:ilvl w:val="0"/>
          <w:numId w:val="4"/>
        </w:numPr>
        <w:rPr>
          <w:rFonts w:eastAsiaTheme="minorEastAsia"/>
          <w:sz w:val="24"/>
          <w:szCs w:val="24"/>
        </w:rPr>
      </w:pPr>
      <w:r w:rsidRPr="1AFD5094">
        <w:rPr>
          <w:rFonts w:eastAsiaTheme="minorEastAsia"/>
          <w:sz w:val="24"/>
          <w:szCs w:val="24"/>
        </w:rPr>
        <w:t>HER2-enriched breast cancer: estrogen receptor-negative, progesterone receptor-negative, and HER2-positive</w:t>
      </w:r>
    </w:p>
    <w:p w14:paraId="7D1A9329" w14:textId="22400D10" w:rsidR="188AAE82" w:rsidRDefault="40EE5F3F" w:rsidP="1AFD5094">
      <w:pPr>
        <w:pStyle w:val="ListParagraph"/>
        <w:numPr>
          <w:ilvl w:val="0"/>
          <w:numId w:val="4"/>
        </w:numPr>
        <w:rPr>
          <w:rFonts w:eastAsiaTheme="minorEastAsia"/>
          <w:sz w:val="24"/>
          <w:szCs w:val="24"/>
        </w:rPr>
      </w:pPr>
      <w:r w:rsidRPr="1AFD5094">
        <w:rPr>
          <w:rFonts w:eastAsiaTheme="minorEastAsia"/>
          <w:sz w:val="24"/>
          <w:szCs w:val="24"/>
        </w:rPr>
        <w:t xml:space="preserve">Triple-negative </w:t>
      </w:r>
      <w:r w:rsidR="0B7AA6AF" w:rsidRPr="1AFD5094">
        <w:rPr>
          <w:rFonts w:eastAsiaTheme="minorEastAsia"/>
          <w:sz w:val="24"/>
          <w:szCs w:val="24"/>
        </w:rPr>
        <w:t xml:space="preserve">breast cancer (TNBC) </w:t>
      </w:r>
      <w:r w:rsidRPr="1AFD5094">
        <w:rPr>
          <w:rFonts w:eastAsiaTheme="minorEastAsia"/>
          <w:sz w:val="24"/>
          <w:szCs w:val="24"/>
        </w:rPr>
        <w:t>or basal-like breast cancer: lacks estrogen and progesterone receptors, lacks HER2 expression, is more prevalent in individuals with a BRCA1 mutation, and is the most aggressive subtype</w:t>
      </w:r>
    </w:p>
    <w:p w14:paraId="162E0A8D" w14:textId="2F97A588" w:rsidR="37906620" w:rsidRDefault="37906620" w:rsidP="1AFD5094">
      <w:pPr>
        <w:rPr>
          <w:rFonts w:eastAsiaTheme="minorEastAsia"/>
          <w:sz w:val="24"/>
          <w:szCs w:val="24"/>
        </w:rPr>
      </w:pPr>
    </w:p>
    <w:p w14:paraId="49544359" w14:textId="52F017D8" w:rsidR="37906620" w:rsidRDefault="37906620" w:rsidP="1AFD5094">
      <w:pPr>
        <w:rPr>
          <w:rFonts w:eastAsiaTheme="minorEastAsia"/>
          <w:b/>
          <w:bCs/>
          <w:sz w:val="24"/>
          <w:szCs w:val="24"/>
          <w:u w:val="single"/>
        </w:rPr>
      </w:pPr>
    </w:p>
    <w:p w14:paraId="73633A11" w14:textId="1A9755CE" w:rsidR="3DE15AA0" w:rsidRDefault="4576723A" w:rsidP="1AFD5094">
      <w:pPr>
        <w:rPr>
          <w:rFonts w:eastAsiaTheme="minorEastAsia"/>
          <w:b/>
          <w:bCs/>
          <w:sz w:val="24"/>
          <w:szCs w:val="24"/>
          <w:u w:val="single"/>
        </w:rPr>
      </w:pPr>
      <w:r w:rsidRPr="1AFD5094">
        <w:rPr>
          <w:rFonts w:eastAsiaTheme="minorEastAsia"/>
          <w:b/>
          <w:bCs/>
          <w:sz w:val="24"/>
          <w:szCs w:val="24"/>
          <w:u w:val="single"/>
        </w:rPr>
        <w:t>Methods</w:t>
      </w:r>
    </w:p>
    <w:p w14:paraId="3D5CD48B" w14:textId="69DC3E79" w:rsidR="5345DC92" w:rsidRDefault="619174A2" w:rsidP="1AFD5094">
      <w:pPr>
        <w:rPr>
          <w:rFonts w:eastAsiaTheme="minorEastAsia"/>
          <w:sz w:val="24"/>
          <w:szCs w:val="24"/>
        </w:rPr>
      </w:pPr>
      <w:r w:rsidRPr="1AFD5094">
        <w:rPr>
          <w:rFonts w:eastAsiaTheme="minorEastAsia"/>
          <w:sz w:val="24"/>
          <w:szCs w:val="24"/>
        </w:rPr>
        <w:t>The population data for this study was sourced from the Cancer Genome Atlas (TCGA) project,</w:t>
      </w:r>
      <w:commentRangeStart w:id="6"/>
      <w:commentRangeStart w:id="7"/>
      <w:r w:rsidRPr="1AFD5094">
        <w:rPr>
          <w:rFonts w:eastAsiaTheme="minorEastAsia"/>
          <w:sz w:val="24"/>
          <w:szCs w:val="24"/>
        </w:rPr>
        <w:t xml:space="preserve"> a collaborative effort between the National Cancer Institute (NCI) and the National Human Genome Research Institute (NHGRI) to systematically analyze and catalog genomic and molecular data from various types of cance</w:t>
      </w:r>
      <w:commentRangeEnd w:id="6"/>
      <w:r w:rsidR="5345DC92">
        <w:commentReference w:id="6"/>
      </w:r>
      <w:commentRangeEnd w:id="7"/>
      <w:r w:rsidR="5345DC92">
        <w:commentReference w:id="7"/>
      </w:r>
      <w:r w:rsidRPr="1AFD5094">
        <w:rPr>
          <w:rFonts w:eastAsiaTheme="minorEastAsia"/>
          <w:sz w:val="24"/>
          <w:szCs w:val="24"/>
        </w:rPr>
        <w:t xml:space="preserve">r. </w:t>
      </w:r>
      <w:r w:rsidR="5D056221" w:rsidRPr="1AFD5094">
        <w:rPr>
          <w:rFonts w:eastAsiaTheme="minorEastAsia"/>
          <w:sz w:val="24"/>
          <w:szCs w:val="24"/>
        </w:rPr>
        <w:t xml:space="preserve">The </w:t>
      </w:r>
      <w:r w:rsidRPr="1AFD5094">
        <w:rPr>
          <w:rFonts w:eastAsiaTheme="minorEastAsia"/>
          <w:sz w:val="24"/>
          <w:szCs w:val="24"/>
        </w:rPr>
        <w:t>TCGA data on BRCA</w:t>
      </w:r>
      <w:r w:rsidR="65AC85A5" w:rsidRPr="1AFD5094">
        <w:rPr>
          <w:rFonts w:eastAsiaTheme="minorEastAsia"/>
          <w:sz w:val="24"/>
          <w:szCs w:val="24"/>
        </w:rPr>
        <w:t xml:space="preserve"> </w:t>
      </w:r>
      <w:r w:rsidRPr="1AFD5094">
        <w:rPr>
          <w:rFonts w:eastAsiaTheme="minorEastAsia"/>
          <w:sz w:val="24"/>
          <w:szCs w:val="24"/>
        </w:rPr>
        <w:t xml:space="preserve">includes information on DNA mutations, gene expression, epigenetic changes such as DNA methylation, and clinical data related to cancer survival and demographics. The TCGA-BRCA project consists of data from 1,111 cancer patients and 113 disease-free </w:t>
      </w:r>
      <w:r w:rsidR="70554EC0" w:rsidRPr="1AFD5094">
        <w:rPr>
          <w:rFonts w:eastAsiaTheme="minorEastAsia"/>
          <w:sz w:val="24"/>
          <w:szCs w:val="24"/>
        </w:rPr>
        <w:t xml:space="preserve">control </w:t>
      </w:r>
      <w:r w:rsidRPr="1AFD5094">
        <w:rPr>
          <w:rFonts w:eastAsiaTheme="minorEastAsia"/>
          <w:sz w:val="24"/>
          <w:szCs w:val="24"/>
        </w:rPr>
        <w:t xml:space="preserve">patients. RNA sequence data </w:t>
      </w:r>
      <w:r w:rsidR="47ABF90B" w:rsidRPr="1AFD5094">
        <w:rPr>
          <w:rFonts w:eastAsiaTheme="minorEastAsia"/>
          <w:sz w:val="24"/>
          <w:szCs w:val="24"/>
        </w:rPr>
        <w:t xml:space="preserve">selected for this study was of </w:t>
      </w:r>
      <w:r w:rsidR="7E771729" w:rsidRPr="1AFD5094">
        <w:rPr>
          <w:rFonts w:eastAsiaTheme="minorEastAsia"/>
          <w:sz w:val="24"/>
          <w:szCs w:val="24"/>
        </w:rPr>
        <w:t xml:space="preserve">the </w:t>
      </w:r>
      <w:r w:rsidRPr="1AFD5094">
        <w:rPr>
          <w:rFonts w:eastAsiaTheme="minorEastAsia"/>
          <w:sz w:val="24"/>
          <w:szCs w:val="24"/>
        </w:rPr>
        <w:t>"Primary" and "Solid Tissue Normal"</w:t>
      </w:r>
      <w:r w:rsidR="32637323" w:rsidRPr="1AFD5094">
        <w:rPr>
          <w:rFonts w:eastAsiaTheme="minorEastAsia"/>
          <w:sz w:val="24"/>
          <w:szCs w:val="24"/>
        </w:rPr>
        <w:t xml:space="preserve"> categories</w:t>
      </w:r>
      <w:r w:rsidR="3F0A2EF5" w:rsidRPr="1AFD5094">
        <w:rPr>
          <w:rFonts w:eastAsiaTheme="minorEastAsia"/>
          <w:sz w:val="24"/>
          <w:szCs w:val="24"/>
        </w:rPr>
        <w:t>.</w:t>
      </w:r>
      <w:r w:rsidR="50AB0E4A" w:rsidRPr="1AFD5094">
        <w:rPr>
          <w:rFonts w:eastAsiaTheme="minorEastAsia"/>
          <w:sz w:val="24"/>
          <w:szCs w:val="24"/>
        </w:rPr>
        <w:t xml:space="preserve"> Since</w:t>
      </w:r>
      <w:r w:rsidR="02131736" w:rsidRPr="1AFD5094">
        <w:rPr>
          <w:rFonts w:eastAsiaTheme="minorEastAsia"/>
          <w:sz w:val="24"/>
          <w:szCs w:val="24"/>
        </w:rPr>
        <w:t xml:space="preserve"> </w:t>
      </w:r>
      <w:proofErr w:type="spellStart"/>
      <w:r w:rsidRPr="1AFD5094">
        <w:rPr>
          <w:rFonts w:eastAsiaTheme="minorEastAsia"/>
          <w:sz w:val="24"/>
          <w:szCs w:val="24"/>
        </w:rPr>
        <w:t>MuSiC</w:t>
      </w:r>
      <w:proofErr w:type="spellEnd"/>
      <w:r w:rsidRPr="1AFD5094">
        <w:rPr>
          <w:rFonts w:eastAsiaTheme="minorEastAsia"/>
          <w:sz w:val="24"/>
          <w:szCs w:val="24"/>
        </w:rPr>
        <w:t xml:space="preserve"> performs its own </w:t>
      </w:r>
      <w:proofErr w:type="gramStart"/>
      <w:r w:rsidRPr="1AFD5094">
        <w:rPr>
          <w:rFonts w:eastAsiaTheme="minorEastAsia"/>
          <w:sz w:val="24"/>
          <w:szCs w:val="24"/>
        </w:rPr>
        <w:t>normalization</w:t>
      </w:r>
      <w:r w:rsidR="7D345546" w:rsidRPr="1AFD5094">
        <w:rPr>
          <w:rFonts w:eastAsiaTheme="minorEastAsia"/>
          <w:sz w:val="24"/>
          <w:szCs w:val="24"/>
        </w:rPr>
        <w:t>,</w:t>
      </w:r>
      <w:r w:rsidRPr="1AFD5094">
        <w:rPr>
          <w:rFonts w:eastAsiaTheme="minorEastAsia"/>
          <w:sz w:val="24"/>
          <w:szCs w:val="24"/>
        </w:rPr>
        <w:t xml:space="preserve"> </w:t>
      </w:r>
      <w:r w:rsidR="1C324049" w:rsidRPr="1AFD5094">
        <w:rPr>
          <w:rFonts w:eastAsiaTheme="minorEastAsia"/>
          <w:sz w:val="24"/>
          <w:szCs w:val="24"/>
        </w:rPr>
        <w:t xml:space="preserve"> </w:t>
      </w:r>
      <w:commentRangeStart w:id="8"/>
      <w:commentRangeStart w:id="9"/>
      <w:proofErr w:type="spellStart"/>
      <w:r w:rsidRPr="1AFD5094">
        <w:rPr>
          <w:rFonts w:eastAsiaTheme="minorEastAsia"/>
          <w:i/>
          <w:iCs/>
          <w:sz w:val="24"/>
          <w:szCs w:val="24"/>
        </w:rPr>
        <w:t>unstranded</w:t>
      </w:r>
      <w:proofErr w:type="spellEnd"/>
      <w:proofErr w:type="gramEnd"/>
      <w:r w:rsidRPr="1AFD5094">
        <w:rPr>
          <w:rFonts w:eastAsiaTheme="minorEastAsia"/>
          <w:i/>
          <w:iCs/>
          <w:sz w:val="24"/>
          <w:szCs w:val="24"/>
        </w:rPr>
        <w:t xml:space="preserve"> </w:t>
      </w:r>
      <w:commentRangeEnd w:id="8"/>
      <w:r w:rsidR="5345DC92">
        <w:commentReference w:id="8"/>
      </w:r>
      <w:commentRangeEnd w:id="9"/>
      <w:r w:rsidR="5345DC92">
        <w:commentReference w:id="9"/>
      </w:r>
      <w:r w:rsidRPr="1AFD5094">
        <w:rPr>
          <w:rFonts w:eastAsiaTheme="minorEastAsia"/>
          <w:sz w:val="24"/>
          <w:szCs w:val="24"/>
        </w:rPr>
        <w:t>data was only considered</w:t>
      </w:r>
      <w:r w:rsidR="29480924" w:rsidRPr="1AFD5094">
        <w:rPr>
          <w:rFonts w:eastAsiaTheme="minorEastAsia"/>
          <w:sz w:val="24"/>
          <w:szCs w:val="24"/>
        </w:rPr>
        <w:t xml:space="preserve"> and </w:t>
      </w:r>
      <w:r w:rsidR="29480924" w:rsidRPr="1AFD5094">
        <w:rPr>
          <w:rFonts w:eastAsiaTheme="minorEastAsia"/>
          <w:i/>
          <w:iCs/>
          <w:sz w:val="24"/>
          <w:szCs w:val="24"/>
        </w:rPr>
        <w:t>TPM normalized</w:t>
      </w:r>
      <w:r w:rsidR="29480924" w:rsidRPr="1AFD5094">
        <w:rPr>
          <w:rFonts w:eastAsiaTheme="minorEastAsia"/>
          <w:sz w:val="24"/>
          <w:szCs w:val="24"/>
        </w:rPr>
        <w:t xml:space="preserve"> data were disregarded</w:t>
      </w:r>
      <w:r w:rsidRPr="1AFD5094">
        <w:rPr>
          <w:rFonts w:eastAsiaTheme="minorEastAsia"/>
          <w:sz w:val="24"/>
          <w:szCs w:val="24"/>
        </w:rPr>
        <w:t>. The median age of the cohort was 58 years, and most patients were white (75.6%). The two most common</w:t>
      </w:r>
      <w:r w:rsidR="0056E012" w:rsidRPr="1AFD5094">
        <w:rPr>
          <w:rFonts w:eastAsiaTheme="minorEastAsia"/>
          <w:sz w:val="24"/>
          <w:szCs w:val="24"/>
        </w:rPr>
        <w:t xml:space="preserve"> subtypes of BRCA</w:t>
      </w:r>
      <w:r w:rsidRPr="1AFD5094">
        <w:rPr>
          <w:rFonts w:eastAsiaTheme="minorEastAsia"/>
          <w:sz w:val="24"/>
          <w:szCs w:val="24"/>
        </w:rPr>
        <w:t xml:space="preserve"> were </w:t>
      </w:r>
      <w:proofErr w:type="spellStart"/>
      <w:r w:rsidRPr="1AFD5094">
        <w:rPr>
          <w:rFonts w:eastAsiaTheme="minorEastAsia"/>
          <w:sz w:val="24"/>
          <w:szCs w:val="24"/>
        </w:rPr>
        <w:t>BRCA_LumA</w:t>
      </w:r>
      <w:proofErr w:type="spellEnd"/>
      <w:r w:rsidRPr="1AFD5094">
        <w:rPr>
          <w:rFonts w:eastAsiaTheme="minorEastAsia"/>
          <w:sz w:val="24"/>
          <w:szCs w:val="24"/>
        </w:rPr>
        <w:t xml:space="preserve"> (50.9%) and </w:t>
      </w:r>
      <w:proofErr w:type="spellStart"/>
      <w:r w:rsidRPr="1AFD5094">
        <w:rPr>
          <w:rFonts w:eastAsiaTheme="minorEastAsia"/>
          <w:sz w:val="24"/>
          <w:szCs w:val="24"/>
        </w:rPr>
        <w:t>BRCA_LumB</w:t>
      </w:r>
      <w:proofErr w:type="spellEnd"/>
      <w:r w:rsidRPr="1AFD5094">
        <w:rPr>
          <w:rFonts w:eastAsiaTheme="minorEastAsia"/>
          <w:sz w:val="24"/>
          <w:szCs w:val="24"/>
        </w:rPr>
        <w:t xml:space="preserve"> (20.1%), with most patients at stage IIA (32.9%), stage IIB (23.6%), and stage IIIA (14.4%) (Table 1). </w:t>
      </w:r>
      <w:r w:rsidR="2B12E4D9" w:rsidRPr="1AFD5094">
        <w:rPr>
          <w:rFonts w:eastAsiaTheme="minorEastAsia"/>
          <w:sz w:val="24"/>
          <w:szCs w:val="24"/>
        </w:rPr>
        <w:t xml:space="preserve">Data was collected using </w:t>
      </w:r>
      <w:proofErr w:type="spellStart"/>
      <w:r w:rsidR="2B12E4D9" w:rsidRPr="1AFD5094">
        <w:rPr>
          <w:rFonts w:eastAsiaTheme="minorEastAsia"/>
          <w:sz w:val="24"/>
          <w:szCs w:val="24"/>
        </w:rPr>
        <w:t>TCGAbiolinks</w:t>
      </w:r>
      <w:proofErr w:type="spellEnd"/>
      <w:r w:rsidR="2B12E4D9" w:rsidRPr="1AFD5094">
        <w:rPr>
          <w:rFonts w:eastAsiaTheme="minorEastAsia"/>
          <w:sz w:val="24"/>
          <w:szCs w:val="24"/>
        </w:rPr>
        <w:t xml:space="preserve"> and </w:t>
      </w:r>
      <w:proofErr w:type="spellStart"/>
      <w:r w:rsidR="2B12E4D9" w:rsidRPr="1AFD5094">
        <w:rPr>
          <w:rFonts w:eastAsiaTheme="minorEastAsia"/>
          <w:sz w:val="24"/>
          <w:szCs w:val="24"/>
        </w:rPr>
        <w:t>TCGAWorkflow</w:t>
      </w:r>
      <w:proofErr w:type="spellEnd"/>
      <w:r w:rsidR="2B12E4D9" w:rsidRPr="1AFD5094">
        <w:rPr>
          <w:rFonts w:eastAsiaTheme="minorEastAsia"/>
          <w:sz w:val="24"/>
          <w:szCs w:val="24"/>
        </w:rPr>
        <w:t xml:space="preserve"> packages</w:t>
      </w:r>
      <w:r w:rsidR="6EE37D8C" w:rsidRPr="1AFD5094">
        <w:rPr>
          <w:rFonts w:eastAsiaTheme="minorEastAsia"/>
          <w:sz w:val="24"/>
          <w:szCs w:val="24"/>
        </w:rPr>
        <w:t xml:space="preserve"> in R</w:t>
      </w:r>
      <w:r w:rsidR="2B12E4D9" w:rsidRPr="1AFD5094">
        <w:rPr>
          <w:rFonts w:eastAsiaTheme="minorEastAsia"/>
          <w:sz w:val="24"/>
          <w:szCs w:val="24"/>
        </w:rPr>
        <w:t>.</w:t>
      </w:r>
      <w:r w:rsidR="73000AE8" w:rsidRPr="1AFD5094">
        <w:rPr>
          <w:rFonts w:eastAsiaTheme="minorEastAsia"/>
          <w:sz w:val="24"/>
          <w:szCs w:val="24"/>
        </w:rPr>
        <w:t xml:space="preserve"> </w:t>
      </w:r>
      <w:r w:rsidR="2C751B50" w:rsidRPr="1AFD5094">
        <w:rPr>
          <w:rFonts w:eastAsiaTheme="minorEastAsia"/>
          <w:sz w:val="24"/>
          <w:szCs w:val="24"/>
        </w:rPr>
        <w:t xml:space="preserve">To ensure consistency across the data, the ENSEMBL Id genes present in the TCGA dataset were converted into gene symbols using the genomic centric </w:t>
      </w:r>
      <w:proofErr w:type="gramStart"/>
      <w:r w:rsidR="2C751B50" w:rsidRPr="1AFD5094">
        <w:rPr>
          <w:rFonts w:eastAsiaTheme="minorEastAsia"/>
          <w:sz w:val="24"/>
          <w:szCs w:val="24"/>
        </w:rPr>
        <w:t>EnsDb.Hsapiens.v</w:t>
      </w:r>
      <w:proofErr w:type="gramEnd"/>
      <w:r w:rsidR="2C751B50" w:rsidRPr="1AFD5094">
        <w:rPr>
          <w:rFonts w:eastAsiaTheme="minorEastAsia"/>
          <w:sz w:val="24"/>
          <w:szCs w:val="24"/>
        </w:rPr>
        <w:t xml:space="preserve">79 package. Any genes that were unresolved or duplicated were subsequently removed from the expression count matrix, to prevent any discrepancies or confounding factors in the downstream analysis. </w:t>
      </w:r>
    </w:p>
    <w:tbl>
      <w:tblPr>
        <w:tblStyle w:val="PlainTable2"/>
        <w:tblW w:w="0" w:type="auto"/>
        <w:tblLayout w:type="fixed"/>
        <w:tblLook w:val="06A0" w:firstRow="1" w:lastRow="0" w:firstColumn="1" w:lastColumn="0" w:noHBand="1" w:noVBand="1"/>
      </w:tblPr>
      <w:tblGrid>
        <w:gridCol w:w="3120"/>
        <w:gridCol w:w="3120"/>
        <w:gridCol w:w="3120"/>
      </w:tblGrid>
      <w:tr w:rsidR="1AFD5094" w14:paraId="42EAD3EA" w14:textId="77777777" w:rsidTr="1AFD50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E99948E" w14:textId="6F0A2DA4" w:rsidR="36AE25C0" w:rsidRDefault="36AE25C0" w:rsidP="1AFD5094">
            <w:pPr>
              <w:rPr>
                <w:rFonts w:eastAsiaTheme="minorEastAsia"/>
                <w:sz w:val="24"/>
                <w:szCs w:val="24"/>
              </w:rPr>
            </w:pPr>
            <w:r w:rsidRPr="1AFD5094">
              <w:rPr>
                <w:rFonts w:eastAsiaTheme="minorEastAsia"/>
                <w:sz w:val="24"/>
                <w:szCs w:val="24"/>
              </w:rPr>
              <w:t>Normal Cohort Statistics</w:t>
            </w:r>
          </w:p>
        </w:tc>
        <w:tc>
          <w:tcPr>
            <w:tcW w:w="3120" w:type="dxa"/>
          </w:tcPr>
          <w:p w14:paraId="094ABE9C" w14:textId="1099A2BE" w:rsidR="1AFD5094" w:rsidRDefault="1AFD5094" w:rsidP="1AFD5094">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0EEA6DE1" w14:textId="775B8215" w:rsidR="1AFD5094" w:rsidRDefault="1AFD5094" w:rsidP="1AFD5094">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2E657118"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6F1F4E85" w14:textId="2C45C3D9" w:rsidR="36AE25C0" w:rsidRDefault="36AE25C0" w:rsidP="1AFD5094">
            <w:pPr>
              <w:rPr>
                <w:rFonts w:eastAsiaTheme="minorEastAsia"/>
                <w:sz w:val="24"/>
                <w:szCs w:val="24"/>
              </w:rPr>
            </w:pPr>
            <w:r w:rsidRPr="1AFD5094">
              <w:rPr>
                <w:rFonts w:eastAsiaTheme="minorEastAsia"/>
                <w:color w:val="FF0000"/>
                <w:sz w:val="24"/>
                <w:szCs w:val="24"/>
              </w:rPr>
              <w:t>Age</w:t>
            </w:r>
          </w:p>
        </w:tc>
        <w:tc>
          <w:tcPr>
            <w:tcW w:w="3120" w:type="dxa"/>
          </w:tcPr>
          <w:p w14:paraId="531B954F" w14:textId="7C309226"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55442FB1" w14:textId="2234A30D"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5F515D69"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5D621A20" w14:textId="3C3AA286" w:rsidR="1AFD5094" w:rsidRDefault="1AFD5094" w:rsidP="1AFD5094">
            <w:pPr>
              <w:rPr>
                <w:rFonts w:eastAsiaTheme="minorEastAsia"/>
                <w:sz w:val="24"/>
                <w:szCs w:val="24"/>
              </w:rPr>
            </w:pPr>
          </w:p>
        </w:tc>
        <w:tc>
          <w:tcPr>
            <w:tcW w:w="3120" w:type="dxa"/>
          </w:tcPr>
          <w:p w14:paraId="1DE37C19" w14:textId="056E4F7C"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Count</w:t>
            </w:r>
          </w:p>
        </w:tc>
        <w:tc>
          <w:tcPr>
            <w:tcW w:w="3120" w:type="dxa"/>
          </w:tcPr>
          <w:p w14:paraId="58EED0A4" w14:textId="728B4E9D"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113</w:t>
            </w:r>
          </w:p>
        </w:tc>
      </w:tr>
      <w:tr w:rsidR="1AFD5094" w14:paraId="62C8C77F"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2B2FD8D9" w14:textId="32500FC4" w:rsidR="1AFD5094" w:rsidRDefault="1AFD5094" w:rsidP="1AFD5094">
            <w:pPr>
              <w:rPr>
                <w:rFonts w:eastAsiaTheme="minorEastAsia"/>
                <w:sz w:val="24"/>
                <w:szCs w:val="24"/>
              </w:rPr>
            </w:pPr>
          </w:p>
        </w:tc>
        <w:tc>
          <w:tcPr>
            <w:tcW w:w="3120" w:type="dxa"/>
          </w:tcPr>
          <w:p w14:paraId="4925DE53" w14:textId="37F2DD62"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Mean</w:t>
            </w:r>
          </w:p>
        </w:tc>
        <w:tc>
          <w:tcPr>
            <w:tcW w:w="3120" w:type="dxa"/>
          </w:tcPr>
          <w:p w14:paraId="16ADF191" w14:textId="6489F54D"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57.33</w:t>
            </w:r>
          </w:p>
        </w:tc>
      </w:tr>
      <w:tr w:rsidR="1AFD5094" w14:paraId="737DE79D"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F1A8F2C" w14:textId="007EE650" w:rsidR="1AFD5094" w:rsidRDefault="1AFD5094" w:rsidP="1AFD5094">
            <w:pPr>
              <w:rPr>
                <w:rFonts w:eastAsiaTheme="minorEastAsia"/>
                <w:sz w:val="24"/>
                <w:szCs w:val="24"/>
              </w:rPr>
            </w:pPr>
          </w:p>
        </w:tc>
        <w:tc>
          <w:tcPr>
            <w:tcW w:w="3120" w:type="dxa"/>
          </w:tcPr>
          <w:p w14:paraId="273E63F2" w14:textId="21D6C2D4"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Std</w:t>
            </w:r>
          </w:p>
        </w:tc>
        <w:tc>
          <w:tcPr>
            <w:tcW w:w="3120" w:type="dxa"/>
          </w:tcPr>
          <w:p w14:paraId="70F94C82" w14:textId="291CC920" w:rsidR="1109FE85" w:rsidRDefault="1109FE85"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14.58</w:t>
            </w:r>
          </w:p>
        </w:tc>
      </w:tr>
      <w:tr w:rsidR="1AFD5094" w14:paraId="78BD7C11"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77811B54" w14:textId="4E9295CA" w:rsidR="1AFD5094" w:rsidRDefault="1AFD5094" w:rsidP="1AFD5094">
            <w:pPr>
              <w:rPr>
                <w:rFonts w:eastAsiaTheme="minorEastAsia"/>
                <w:sz w:val="24"/>
                <w:szCs w:val="24"/>
              </w:rPr>
            </w:pPr>
          </w:p>
        </w:tc>
        <w:tc>
          <w:tcPr>
            <w:tcW w:w="3120" w:type="dxa"/>
          </w:tcPr>
          <w:p w14:paraId="197CF8FD" w14:textId="58727AAA"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Min.</w:t>
            </w:r>
          </w:p>
        </w:tc>
        <w:tc>
          <w:tcPr>
            <w:tcW w:w="3120" w:type="dxa"/>
          </w:tcPr>
          <w:p w14:paraId="4F65ED89" w14:textId="52BECEC5"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30</w:t>
            </w:r>
          </w:p>
        </w:tc>
      </w:tr>
      <w:tr w:rsidR="1AFD5094" w14:paraId="33E57D08"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7BA26638" w14:textId="29C14FF7" w:rsidR="1AFD5094" w:rsidRDefault="1AFD5094" w:rsidP="1AFD5094">
            <w:pPr>
              <w:rPr>
                <w:rFonts w:eastAsiaTheme="minorEastAsia"/>
                <w:sz w:val="24"/>
                <w:szCs w:val="24"/>
              </w:rPr>
            </w:pPr>
          </w:p>
        </w:tc>
        <w:tc>
          <w:tcPr>
            <w:tcW w:w="3120" w:type="dxa"/>
          </w:tcPr>
          <w:p w14:paraId="0F7E40C5" w14:textId="5BEBF9CA"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25%</w:t>
            </w:r>
          </w:p>
        </w:tc>
        <w:tc>
          <w:tcPr>
            <w:tcW w:w="3120" w:type="dxa"/>
          </w:tcPr>
          <w:p w14:paraId="34B22AC4" w14:textId="25DA7E08"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45</w:t>
            </w:r>
          </w:p>
        </w:tc>
      </w:tr>
      <w:tr w:rsidR="1AFD5094" w14:paraId="4EEB4F27"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289E320" w14:textId="62CA4A8A" w:rsidR="1AFD5094" w:rsidRDefault="1AFD5094" w:rsidP="1AFD5094">
            <w:pPr>
              <w:rPr>
                <w:rFonts w:eastAsiaTheme="minorEastAsia"/>
                <w:sz w:val="24"/>
                <w:szCs w:val="24"/>
              </w:rPr>
            </w:pPr>
          </w:p>
        </w:tc>
        <w:tc>
          <w:tcPr>
            <w:tcW w:w="3120" w:type="dxa"/>
          </w:tcPr>
          <w:p w14:paraId="46F0397A" w14:textId="181FA825"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50%</w:t>
            </w:r>
          </w:p>
        </w:tc>
        <w:tc>
          <w:tcPr>
            <w:tcW w:w="3120" w:type="dxa"/>
          </w:tcPr>
          <w:p w14:paraId="09FA3E38" w14:textId="4E0DBBF5"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56</w:t>
            </w:r>
          </w:p>
        </w:tc>
      </w:tr>
      <w:tr w:rsidR="1AFD5094" w14:paraId="021D5F22"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36530B31" w14:textId="19343C5B" w:rsidR="1AFD5094" w:rsidRDefault="1AFD5094" w:rsidP="1AFD5094">
            <w:pPr>
              <w:rPr>
                <w:rFonts w:eastAsiaTheme="minorEastAsia"/>
                <w:sz w:val="24"/>
                <w:szCs w:val="24"/>
              </w:rPr>
            </w:pPr>
          </w:p>
        </w:tc>
        <w:tc>
          <w:tcPr>
            <w:tcW w:w="3120" w:type="dxa"/>
          </w:tcPr>
          <w:p w14:paraId="75DB92CE" w14:textId="55540A55" w:rsidR="243BF8EE" w:rsidRDefault="243BF8EE"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75%</w:t>
            </w:r>
          </w:p>
        </w:tc>
        <w:tc>
          <w:tcPr>
            <w:tcW w:w="3120" w:type="dxa"/>
          </w:tcPr>
          <w:p w14:paraId="234AD87C" w14:textId="65ADAD75" w:rsidR="243BF8EE" w:rsidRDefault="243BF8EE"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66</w:t>
            </w:r>
          </w:p>
        </w:tc>
      </w:tr>
      <w:tr w:rsidR="1AFD5094" w14:paraId="16821F9C"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0AEADF3" w14:textId="54C76A9F" w:rsidR="1AFD5094" w:rsidRDefault="1AFD5094" w:rsidP="1AFD5094">
            <w:pPr>
              <w:rPr>
                <w:rFonts w:eastAsiaTheme="minorEastAsia"/>
                <w:sz w:val="24"/>
                <w:szCs w:val="24"/>
              </w:rPr>
            </w:pPr>
          </w:p>
        </w:tc>
        <w:tc>
          <w:tcPr>
            <w:tcW w:w="3120" w:type="dxa"/>
          </w:tcPr>
          <w:p w14:paraId="65B82411" w14:textId="5A5F1694"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Max</w:t>
            </w:r>
          </w:p>
        </w:tc>
        <w:tc>
          <w:tcPr>
            <w:tcW w:w="3120" w:type="dxa"/>
          </w:tcPr>
          <w:p w14:paraId="0E2A8885" w14:textId="15E3776A"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90</w:t>
            </w:r>
          </w:p>
        </w:tc>
      </w:tr>
      <w:tr w:rsidR="1AFD5094" w14:paraId="49A89427"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66CD2C86" w14:textId="47E877A0" w:rsidR="1AFD5094" w:rsidRDefault="1AFD5094" w:rsidP="1AFD5094">
            <w:pPr>
              <w:rPr>
                <w:rFonts w:eastAsiaTheme="minorEastAsia"/>
                <w:sz w:val="24"/>
                <w:szCs w:val="24"/>
              </w:rPr>
            </w:pPr>
          </w:p>
        </w:tc>
        <w:tc>
          <w:tcPr>
            <w:tcW w:w="3120" w:type="dxa"/>
          </w:tcPr>
          <w:p w14:paraId="0167AD99" w14:textId="4ACECCD2"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p>
        </w:tc>
        <w:tc>
          <w:tcPr>
            <w:tcW w:w="3120" w:type="dxa"/>
          </w:tcPr>
          <w:p w14:paraId="346A0419" w14:textId="4253C4C5"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7246E369"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29AFE5B2" w14:textId="021781A2" w:rsidR="22CD3A40" w:rsidRDefault="22CD3A40" w:rsidP="1AFD5094">
            <w:pPr>
              <w:rPr>
                <w:rFonts w:eastAsiaTheme="minorEastAsia"/>
                <w:color w:val="FF0000"/>
                <w:sz w:val="24"/>
                <w:szCs w:val="24"/>
              </w:rPr>
            </w:pPr>
            <w:r w:rsidRPr="1AFD5094">
              <w:rPr>
                <w:rFonts w:eastAsiaTheme="minorEastAsia"/>
                <w:color w:val="FF0000"/>
                <w:sz w:val="24"/>
                <w:szCs w:val="24"/>
              </w:rPr>
              <w:t>Race</w:t>
            </w:r>
          </w:p>
        </w:tc>
        <w:tc>
          <w:tcPr>
            <w:tcW w:w="3120" w:type="dxa"/>
          </w:tcPr>
          <w:p w14:paraId="54C3622B" w14:textId="76DBB9A0"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p>
        </w:tc>
        <w:tc>
          <w:tcPr>
            <w:tcW w:w="3120" w:type="dxa"/>
          </w:tcPr>
          <w:p w14:paraId="18347D18" w14:textId="167FC0D7"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71304D71"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51F6F2D4" w14:textId="33787C28" w:rsidR="1AFD5094" w:rsidRDefault="1AFD5094" w:rsidP="1AFD5094">
            <w:pPr>
              <w:rPr>
                <w:rFonts w:eastAsiaTheme="minorEastAsia"/>
                <w:sz w:val="24"/>
                <w:szCs w:val="24"/>
              </w:rPr>
            </w:pPr>
          </w:p>
        </w:tc>
        <w:tc>
          <w:tcPr>
            <w:tcW w:w="3120" w:type="dxa"/>
          </w:tcPr>
          <w:p w14:paraId="50B64A0F" w14:textId="0172CB3E"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Asian</w:t>
            </w:r>
          </w:p>
        </w:tc>
        <w:tc>
          <w:tcPr>
            <w:tcW w:w="3120" w:type="dxa"/>
          </w:tcPr>
          <w:p w14:paraId="50E10802" w14:textId="2A3E72F4"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 (0.9%)</w:t>
            </w:r>
          </w:p>
        </w:tc>
      </w:tr>
      <w:tr w:rsidR="1AFD5094" w14:paraId="24E71EB1"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E4B3CB7" w14:textId="1247A16C" w:rsidR="1AFD5094" w:rsidRDefault="1AFD5094" w:rsidP="1AFD5094">
            <w:pPr>
              <w:rPr>
                <w:rFonts w:eastAsiaTheme="minorEastAsia"/>
                <w:sz w:val="24"/>
                <w:szCs w:val="24"/>
              </w:rPr>
            </w:pPr>
          </w:p>
        </w:tc>
        <w:tc>
          <w:tcPr>
            <w:tcW w:w="3120" w:type="dxa"/>
          </w:tcPr>
          <w:p w14:paraId="251C87F0" w14:textId="338BD776"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Black or African American</w:t>
            </w:r>
          </w:p>
        </w:tc>
        <w:tc>
          <w:tcPr>
            <w:tcW w:w="3120" w:type="dxa"/>
          </w:tcPr>
          <w:p w14:paraId="03CCDDE7" w14:textId="6EEC1B81"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6 (5%)</w:t>
            </w:r>
          </w:p>
        </w:tc>
      </w:tr>
      <w:tr w:rsidR="1AFD5094" w14:paraId="6FBF5AE3"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2CD1B930" w14:textId="421BBA03" w:rsidR="1AFD5094" w:rsidRDefault="1AFD5094" w:rsidP="1AFD5094">
            <w:pPr>
              <w:rPr>
                <w:rFonts w:eastAsiaTheme="minorEastAsia"/>
                <w:sz w:val="24"/>
                <w:szCs w:val="24"/>
              </w:rPr>
            </w:pPr>
          </w:p>
        </w:tc>
        <w:tc>
          <w:tcPr>
            <w:tcW w:w="3120" w:type="dxa"/>
          </w:tcPr>
          <w:p w14:paraId="0BADFCC5" w14:textId="70FE4338"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White</w:t>
            </w:r>
          </w:p>
        </w:tc>
        <w:tc>
          <w:tcPr>
            <w:tcW w:w="3120" w:type="dxa"/>
          </w:tcPr>
          <w:p w14:paraId="78B9F3E4" w14:textId="0D3DBF54"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105 (92.9%)</w:t>
            </w:r>
          </w:p>
        </w:tc>
      </w:tr>
      <w:tr w:rsidR="1AFD5094" w14:paraId="1E92D3F4"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1A6513C3" w14:textId="20C3FF49" w:rsidR="1AFD5094" w:rsidRDefault="1AFD5094" w:rsidP="1AFD5094">
            <w:pPr>
              <w:rPr>
                <w:rFonts w:eastAsiaTheme="minorEastAsia"/>
                <w:sz w:val="24"/>
                <w:szCs w:val="24"/>
              </w:rPr>
            </w:pPr>
          </w:p>
        </w:tc>
        <w:tc>
          <w:tcPr>
            <w:tcW w:w="3120" w:type="dxa"/>
          </w:tcPr>
          <w:p w14:paraId="2E72111C" w14:textId="2E9600D1"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Not Reported</w:t>
            </w:r>
          </w:p>
        </w:tc>
        <w:tc>
          <w:tcPr>
            <w:tcW w:w="3120" w:type="dxa"/>
          </w:tcPr>
          <w:p w14:paraId="3D92B43A" w14:textId="3A63B7FF"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 (0.9%)</w:t>
            </w:r>
          </w:p>
        </w:tc>
      </w:tr>
    </w:tbl>
    <w:p w14:paraId="6C3BEB59" w14:textId="59455935" w:rsidR="024DD62B" w:rsidRDefault="024DD62B" w:rsidP="1AFD5094">
      <w:pPr>
        <w:rPr>
          <w:rFonts w:eastAsiaTheme="minorEastAsia"/>
          <w:sz w:val="24"/>
          <w:szCs w:val="24"/>
        </w:rPr>
      </w:pPr>
    </w:p>
    <w:p w14:paraId="3C3A227E" w14:textId="4B855847" w:rsidR="024DD62B" w:rsidRDefault="024DD62B" w:rsidP="39DAD874"/>
    <w:p w14:paraId="61A0ADA6" w14:textId="4F636D0E" w:rsidR="024DD62B" w:rsidRDefault="024DD62B" w:rsidP="39DAD874"/>
    <w:p w14:paraId="30C41256" w14:textId="29F4D0FA" w:rsidR="024DD62B" w:rsidRDefault="024DD62B" w:rsidP="39DAD874"/>
    <w:tbl>
      <w:tblPr>
        <w:tblStyle w:val="PlainTable2"/>
        <w:tblW w:w="0" w:type="auto"/>
        <w:tblLayout w:type="fixed"/>
        <w:tblLook w:val="06A0" w:firstRow="1" w:lastRow="0" w:firstColumn="1" w:lastColumn="0" w:noHBand="1" w:noVBand="1"/>
      </w:tblPr>
      <w:tblGrid>
        <w:gridCol w:w="3120"/>
        <w:gridCol w:w="3120"/>
        <w:gridCol w:w="3120"/>
      </w:tblGrid>
      <w:tr w:rsidR="1AFD5094" w14:paraId="7FD08202" w14:textId="77777777" w:rsidTr="1AFD50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20" w:type="dxa"/>
          </w:tcPr>
          <w:p w14:paraId="3CE5C0FD" w14:textId="222A13EC" w:rsidR="54A57D8A" w:rsidRDefault="54A57D8A" w:rsidP="1AFD5094">
            <w:pPr>
              <w:rPr>
                <w:rFonts w:eastAsiaTheme="minorEastAsia"/>
                <w:sz w:val="24"/>
                <w:szCs w:val="24"/>
              </w:rPr>
            </w:pPr>
            <w:r w:rsidRPr="1AFD5094">
              <w:rPr>
                <w:rFonts w:eastAsiaTheme="minorEastAsia"/>
                <w:sz w:val="24"/>
                <w:szCs w:val="24"/>
              </w:rPr>
              <w:t xml:space="preserve">Tumor </w:t>
            </w:r>
            <w:r w:rsidR="1AFD5094" w:rsidRPr="1AFD5094">
              <w:rPr>
                <w:rFonts w:eastAsiaTheme="minorEastAsia"/>
                <w:sz w:val="24"/>
                <w:szCs w:val="24"/>
              </w:rPr>
              <w:t>Cohort Statistics</w:t>
            </w:r>
          </w:p>
        </w:tc>
        <w:tc>
          <w:tcPr>
            <w:tcW w:w="3120" w:type="dxa"/>
          </w:tcPr>
          <w:p w14:paraId="53A44000" w14:textId="1099A2BE" w:rsidR="1AFD5094" w:rsidRDefault="1AFD5094" w:rsidP="1AFD5094">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65770F84" w14:textId="775B8215" w:rsidR="1AFD5094" w:rsidRDefault="1AFD5094" w:rsidP="1AFD5094">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6C604DE1"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7A450209" w14:textId="2C45C3D9" w:rsidR="1AFD5094" w:rsidRDefault="1AFD5094" w:rsidP="1AFD5094">
            <w:pPr>
              <w:rPr>
                <w:rFonts w:eastAsiaTheme="minorEastAsia"/>
                <w:sz w:val="24"/>
                <w:szCs w:val="24"/>
              </w:rPr>
            </w:pPr>
            <w:r w:rsidRPr="1AFD5094">
              <w:rPr>
                <w:rFonts w:eastAsiaTheme="minorEastAsia"/>
                <w:color w:val="FF0000"/>
                <w:sz w:val="24"/>
                <w:szCs w:val="24"/>
              </w:rPr>
              <w:t>Age</w:t>
            </w:r>
          </w:p>
        </w:tc>
        <w:tc>
          <w:tcPr>
            <w:tcW w:w="3120" w:type="dxa"/>
          </w:tcPr>
          <w:p w14:paraId="1824C59E" w14:textId="7C309226"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0DF41E3A" w14:textId="2234A30D"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5B53ECB4"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1B7756F7" w14:textId="3C3AA286" w:rsidR="1AFD5094" w:rsidRDefault="1AFD5094" w:rsidP="1AFD5094">
            <w:pPr>
              <w:rPr>
                <w:rFonts w:eastAsiaTheme="minorEastAsia"/>
                <w:sz w:val="24"/>
                <w:szCs w:val="24"/>
              </w:rPr>
            </w:pPr>
          </w:p>
        </w:tc>
        <w:tc>
          <w:tcPr>
            <w:tcW w:w="3120" w:type="dxa"/>
          </w:tcPr>
          <w:p w14:paraId="5AEF6681" w14:textId="056E4F7C"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Count</w:t>
            </w:r>
          </w:p>
        </w:tc>
        <w:tc>
          <w:tcPr>
            <w:tcW w:w="3120" w:type="dxa"/>
          </w:tcPr>
          <w:p w14:paraId="37E368E4" w14:textId="5916B077"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w:t>
            </w:r>
            <w:r w:rsidR="6B6D07A7" w:rsidRPr="1AFD5094">
              <w:rPr>
                <w:rFonts w:eastAsiaTheme="minorEastAsia"/>
                <w:sz w:val="24"/>
                <w:szCs w:val="24"/>
              </w:rPr>
              <w:t>,111</w:t>
            </w:r>
          </w:p>
        </w:tc>
      </w:tr>
      <w:tr w:rsidR="1AFD5094" w14:paraId="041B96D6"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5F3E587D" w14:textId="32500FC4" w:rsidR="1AFD5094" w:rsidRDefault="1AFD5094" w:rsidP="1AFD5094">
            <w:pPr>
              <w:rPr>
                <w:rFonts w:eastAsiaTheme="minorEastAsia"/>
                <w:sz w:val="24"/>
                <w:szCs w:val="24"/>
              </w:rPr>
            </w:pPr>
          </w:p>
        </w:tc>
        <w:tc>
          <w:tcPr>
            <w:tcW w:w="3120" w:type="dxa"/>
          </w:tcPr>
          <w:p w14:paraId="5F3E9830" w14:textId="37F2DD62"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Mean</w:t>
            </w:r>
          </w:p>
        </w:tc>
        <w:tc>
          <w:tcPr>
            <w:tcW w:w="3120" w:type="dxa"/>
          </w:tcPr>
          <w:p w14:paraId="2CDC9B90" w14:textId="70080407" w:rsidR="3E4E9213" w:rsidRDefault="3E4E9213"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58.42</w:t>
            </w:r>
          </w:p>
        </w:tc>
      </w:tr>
      <w:tr w:rsidR="1AFD5094" w14:paraId="776FE758"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1145FFDC" w14:textId="007EE650" w:rsidR="1AFD5094" w:rsidRDefault="1AFD5094" w:rsidP="1AFD5094">
            <w:pPr>
              <w:rPr>
                <w:rFonts w:eastAsiaTheme="minorEastAsia"/>
                <w:sz w:val="24"/>
                <w:szCs w:val="24"/>
              </w:rPr>
            </w:pPr>
          </w:p>
        </w:tc>
        <w:tc>
          <w:tcPr>
            <w:tcW w:w="3120" w:type="dxa"/>
          </w:tcPr>
          <w:p w14:paraId="5EB2F365" w14:textId="21D6C2D4"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Std</w:t>
            </w:r>
          </w:p>
        </w:tc>
        <w:tc>
          <w:tcPr>
            <w:tcW w:w="3120" w:type="dxa"/>
          </w:tcPr>
          <w:p w14:paraId="022D196F" w14:textId="2AAD1173"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w:t>
            </w:r>
            <w:r w:rsidR="2833279F" w:rsidRPr="1AFD5094">
              <w:rPr>
                <w:rFonts w:eastAsiaTheme="minorEastAsia"/>
                <w:sz w:val="24"/>
                <w:szCs w:val="24"/>
              </w:rPr>
              <w:t>3</w:t>
            </w:r>
            <w:r w:rsidRPr="1AFD5094">
              <w:rPr>
                <w:rFonts w:eastAsiaTheme="minorEastAsia"/>
                <w:sz w:val="24"/>
                <w:szCs w:val="24"/>
              </w:rPr>
              <w:t>.</w:t>
            </w:r>
            <w:r w:rsidR="6CBA7112" w:rsidRPr="1AFD5094">
              <w:rPr>
                <w:rFonts w:eastAsiaTheme="minorEastAsia"/>
                <w:sz w:val="24"/>
                <w:szCs w:val="24"/>
              </w:rPr>
              <w:t>21</w:t>
            </w:r>
          </w:p>
        </w:tc>
      </w:tr>
      <w:tr w:rsidR="1AFD5094" w14:paraId="3296F9E6"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885A5BF" w14:textId="4E9295CA" w:rsidR="1AFD5094" w:rsidRDefault="1AFD5094" w:rsidP="1AFD5094">
            <w:pPr>
              <w:rPr>
                <w:rFonts w:eastAsiaTheme="minorEastAsia"/>
                <w:sz w:val="24"/>
                <w:szCs w:val="24"/>
              </w:rPr>
            </w:pPr>
          </w:p>
        </w:tc>
        <w:tc>
          <w:tcPr>
            <w:tcW w:w="3120" w:type="dxa"/>
          </w:tcPr>
          <w:p w14:paraId="0CAAF0CC" w14:textId="58727AAA"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Min.</w:t>
            </w:r>
          </w:p>
        </w:tc>
        <w:tc>
          <w:tcPr>
            <w:tcW w:w="3120" w:type="dxa"/>
          </w:tcPr>
          <w:p w14:paraId="30F91447" w14:textId="012A6851" w:rsidR="382552AE" w:rsidRDefault="382552AE"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26</w:t>
            </w:r>
          </w:p>
        </w:tc>
      </w:tr>
      <w:tr w:rsidR="1AFD5094" w14:paraId="4FD06391"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163BE64B" w14:textId="29C14FF7" w:rsidR="1AFD5094" w:rsidRDefault="1AFD5094" w:rsidP="1AFD5094">
            <w:pPr>
              <w:rPr>
                <w:rFonts w:eastAsiaTheme="minorEastAsia"/>
                <w:sz w:val="24"/>
                <w:szCs w:val="24"/>
              </w:rPr>
            </w:pPr>
          </w:p>
        </w:tc>
        <w:tc>
          <w:tcPr>
            <w:tcW w:w="3120" w:type="dxa"/>
          </w:tcPr>
          <w:p w14:paraId="2C576379" w14:textId="5BEBF9CA"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25%</w:t>
            </w:r>
          </w:p>
        </w:tc>
        <w:tc>
          <w:tcPr>
            <w:tcW w:w="3120" w:type="dxa"/>
          </w:tcPr>
          <w:p w14:paraId="5F9A62B2" w14:textId="70E5B026" w:rsidR="34173924" w:rsidRDefault="3417392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49</w:t>
            </w:r>
          </w:p>
        </w:tc>
      </w:tr>
      <w:tr w:rsidR="1AFD5094" w14:paraId="5F584E16"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5D6C82CD" w14:textId="62CA4A8A" w:rsidR="1AFD5094" w:rsidRDefault="1AFD5094" w:rsidP="1AFD5094">
            <w:pPr>
              <w:rPr>
                <w:rFonts w:eastAsiaTheme="minorEastAsia"/>
                <w:sz w:val="24"/>
                <w:szCs w:val="24"/>
              </w:rPr>
            </w:pPr>
          </w:p>
        </w:tc>
        <w:tc>
          <w:tcPr>
            <w:tcW w:w="3120" w:type="dxa"/>
          </w:tcPr>
          <w:p w14:paraId="43E81BB2" w14:textId="181FA825"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50%</w:t>
            </w:r>
          </w:p>
        </w:tc>
        <w:tc>
          <w:tcPr>
            <w:tcW w:w="3120" w:type="dxa"/>
          </w:tcPr>
          <w:p w14:paraId="03AE9BF2" w14:textId="544F78BB"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5</w:t>
            </w:r>
            <w:r w:rsidR="2B07881F" w:rsidRPr="1AFD5094">
              <w:rPr>
                <w:rFonts w:eastAsiaTheme="minorEastAsia"/>
                <w:sz w:val="24"/>
                <w:szCs w:val="24"/>
              </w:rPr>
              <w:t>8</w:t>
            </w:r>
          </w:p>
        </w:tc>
      </w:tr>
      <w:tr w:rsidR="1AFD5094" w14:paraId="3A57D9A7"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B825716" w14:textId="19343C5B" w:rsidR="1AFD5094" w:rsidRDefault="1AFD5094" w:rsidP="1AFD5094">
            <w:pPr>
              <w:rPr>
                <w:rFonts w:eastAsiaTheme="minorEastAsia"/>
                <w:sz w:val="24"/>
                <w:szCs w:val="24"/>
              </w:rPr>
            </w:pPr>
          </w:p>
        </w:tc>
        <w:tc>
          <w:tcPr>
            <w:tcW w:w="3120" w:type="dxa"/>
          </w:tcPr>
          <w:p w14:paraId="4C4F474C" w14:textId="55540A55"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75%</w:t>
            </w:r>
          </w:p>
        </w:tc>
        <w:tc>
          <w:tcPr>
            <w:tcW w:w="3120" w:type="dxa"/>
          </w:tcPr>
          <w:p w14:paraId="2AFE1FA3" w14:textId="39F229D3"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6</w:t>
            </w:r>
            <w:r w:rsidR="74B40C19" w:rsidRPr="1AFD5094">
              <w:rPr>
                <w:rFonts w:eastAsiaTheme="minorEastAsia"/>
                <w:sz w:val="24"/>
                <w:szCs w:val="24"/>
              </w:rPr>
              <w:t>7</w:t>
            </w:r>
          </w:p>
        </w:tc>
      </w:tr>
      <w:tr w:rsidR="1AFD5094" w14:paraId="73AE0540"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74BC1E3B" w14:textId="54C76A9F" w:rsidR="1AFD5094" w:rsidRDefault="1AFD5094" w:rsidP="1AFD5094">
            <w:pPr>
              <w:rPr>
                <w:rFonts w:eastAsiaTheme="minorEastAsia"/>
                <w:sz w:val="24"/>
                <w:szCs w:val="24"/>
              </w:rPr>
            </w:pPr>
          </w:p>
        </w:tc>
        <w:tc>
          <w:tcPr>
            <w:tcW w:w="3120" w:type="dxa"/>
          </w:tcPr>
          <w:p w14:paraId="54BCAA69" w14:textId="5A5F1694"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Max</w:t>
            </w:r>
          </w:p>
        </w:tc>
        <w:tc>
          <w:tcPr>
            <w:tcW w:w="3120" w:type="dxa"/>
          </w:tcPr>
          <w:p w14:paraId="3A6044A9" w14:textId="15E3776A"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90</w:t>
            </w:r>
          </w:p>
        </w:tc>
      </w:tr>
      <w:tr w:rsidR="1AFD5094" w14:paraId="2C8BDC0F"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5D5FBD26" w14:textId="47E877A0" w:rsidR="1AFD5094" w:rsidRDefault="1AFD5094" w:rsidP="1AFD5094">
            <w:pPr>
              <w:rPr>
                <w:rFonts w:eastAsiaTheme="minorEastAsia"/>
                <w:sz w:val="24"/>
                <w:szCs w:val="24"/>
              </w:rPr>
            </w:pPr>
          </w:p>
        </w:tc>
        <w:tc>
          <w:tcPr>
            <w:tcW w:w="3120" w:type="dxa"/>
          </w:tcPr>
          <w:p w14:paraId="2D6B5D21" w14:textId="4ACECCD2"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p>
        </w:tc>
        <w:tc>
          <w:tcPr>
            <w:tcW w:w="3120" w:type="dxa"/>
          </w:tcPr>
          <w:p w14:paraId="52B715C0" w14:textId="4253C4C5"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19BADBA3"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45577FEC" w14:textId="021781A2" w:rsidR="1AFD5094" w:rsidRDefault="1AFD5094" w:rsidP="1AFD5094">
            <w:pPr>
              <w:rPr>
                <w:rFonts w:eastAsiaTheme="minorEastAsia"/>
                <w:color w:val="FF0000"/>
                <w:sz w:val="24"/>
                <w:szCs w:val="24"/>
              </w:rPr>
            </w:pPr>
            <w:r w:rsidRPr="1AFD5094">
              <w:rPr>
                <w:rFonts w:eastAsiaTheme="minorEastAsia"/>
                <w:color w:val="FF0000"/>
                <w:sz w:val="24"/>
                <w:szCs w:val="24"/>
              </w:rPr>
              <w:t>Race</w:t>
            </w:r>
          </w:p>
        </w:tc>
        <w:tc>
          <w:tcPr>
            <w:tcW w:w="3120" w:type="dxa"/>
          </w:tcPr>
          <w:p w14:paraId="0A6E6E0D" w14:textId="76DBB9A0"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p>
        </w:tc>
        <w:tc>
          <w:tcPr>
            <w:tcW w:w="3120" w:type="dxa"/>
          </w:tcPr>
          <w:p w14:paraId="20998C29" w14:textId="167FC0D7"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278C8BF1"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36C7E47F" w14:textId="79C98DD1" w:rsidR="1AFD5094" w:rsidRDefault="1AFD5094" w:rsidP="1AFD5094">
            <w:pPr>
              <w:rPr>
                <w:rFonts w:eastAsiaTheme="minorEastAsia"/>
                <w:color w:val="FF0000"/>
                <w:sz w:val="24"/>
                <w:szCs w:val="24"/>
              </w:rPr>
            </w:pPr>
          </w:p>
        </w:tc>
        <w:tc>
          <w:tcPr>
            <w:tcW w:w="3120" w:type="dxa"/>
          </w:tcPr>
          <w:p w14:paraId="2B735400" w14:textId="2619602D" w:rsidR="561CAA78" w:rsidRDefault="561CAA78"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American Indian or</w:t>
            </w:r>
            <w:r>
              <w:br/>
            </w:r>
            <w:r w:rsidR="7B9FDC0A" w:rsidRPr="1AFD5094">
              <w:rPr>
                <w:rFonts w:eastAsiaTheme="minorEastAsia"/>
                <w:b/>
                <w:bCs/>
                <w:sz w:val="24"/>
                <w:szCs w:val="24"/>
              </w:rPr>
              <w:t>Alaska Native</w:t>
            </w:r>
          </w:p>
        </w:tc>
        <w:tc>
          <w:tcPr>
            <w:tcW w:w="3120" w:type="dxa"/>
          </w:tcPr>
          <w:p w14:paraId="0325F325" w14:textId="7C810723" w:rsidR="7B9FDC0A" w:rsidRDefault="7B9FDC0A"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 (0.01%)</w:t>
            </w:r>
          </w:p>
        </w:tc>
      </w:tr>
      <w:tr w:rsidR="1AFD5094" w14:paraId="267ADC34"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260A7AEB" w14:textId="33787C28" w:rsidR="1AFD5094" w:rsidRDefault="1AFD5094" w:rsidP="1AFD5094">
            <w:pPr>
              <w:rPr>
                <w:rFonts w:eastAsiaTheme="minorEastAsia"/>
                <w:sz w:val="24"/>
                <w:szCs w:val="24"/>
              </w:rPr>
            </w:pPr>
          </w:p>
        </w:tc>
        <w:tc>
          <w:tcPr>
            <w:tcW w:w="3120" w:type="dxa"/>
          </w:tcPr>
          <w:p w14:paraId="23799855" w14:textId="0172CB3E"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Asian</w:t>
            </w:r>
          </w:p>
        </w:tc>
        <w:tc>
          <w:tcPr>
            <w:tcW w:w="3120" w:type="dxa"/>
          </w:tcPr>
          <w:p w14:paraId="71A2EF24" w14:textId="5E0C743D" w:rsidR="2926226B" w:rsidRDefault="2926226B"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60</w:t>
            </w:r>
            <w:r w:rsidR="1AFD5094" w:rsidRPr="1AFD5094">
              <w:rPr>
                <w:rFonts w:eastAsiaTheme="minorEastAsia"/>
                <w:sz w:val="24"/>
                <w:szCs w:val="24"/>
              </w:rPr>
              <w:t xml:space="preserve"> (0.</w:t>
            </w:r>
            <w:r w:rsidR="688D254B" w:rsidRPr="1AFD5094">
              <w:rPr>
                <w:rFonts w:eastAsiaTheme="minorEastAsia"/>
                <w:sz w:val="24"/>
                <w:szCs w:val="24"/>
              </w:rPr>
              <w:t>6</w:t>
            </w:r>
            <w:r w:rsidR="1AFD5094" w:rsidRPr="1AFD5094">
              <w:rPr>
                <w:rFonts w:eastAsiaTheme="minorEastAsia"/>
                <w:sz w:val="24"/>
                <w:szCs w:val="24"/>
              </w:rPr>
              <w:t>%)</w:t>
            </w:r>
          </w:p>
        </w:tc>
      </w:tr>
      <w:tr w:rsidR="1AFD5094" w14:paraId="44A6252E"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CC9E2EA" w14:textId="1247A16C" w:rsidR="1AFD5094" w:rsidRDefault="1AFD5094" w:rsidP="1AFD5094">
            <w:pPr>
              <w:rPr>
                <w:rFonts w:eastAsiaTheme="minorEastAsia"/>
                <w:sz w:val="24"/>
                <w:szCs w:val="24"/>
              </w:rPr>
            </w:pPr>
          </w:p>
        </w:tc>
        <w:tc>
          <w:tcPr>
            <w:tcW w:w="3120" w:type="dxa"/>
          </w:tcPr>
          <w:p w14:paraId="2EE86982" w14:textId="338BD776"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Black or African American</w:t>
            </w:r>
          </w:p>
        </w:tc>
        <w:tc>
          <w:tcPr>
            <w:tcW w:w="3120" w:type="dxa"/>
          </w:tcPr>
          <w:p w14:paraId="5BF28F4F" w14:textId="50E967AE" w:rsidR="4B4E6732" w:rsidRDefault="4B4E6732"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182</w:t>
            </w:r>
            <w:r w:rsidR="1AFD5094" w:rsidRPr="1AFD5094">
              <w:rPr>
                <w:rFonts w:eastAsiaTheme="minorEastAsia"/>
                <w:sz w:val="24"/>
                <w:szCs w:val="24"/>
              </w:rPr>
              <w:t xml:space="preserve"> (</w:t>
            </w:r>
            <w:r w:rsidR="512885BC" w:rsidRPr="1AFD5094">
              <w:rPr>
                <w:rFonts w:eastAsiaTheme="minorEastAsia"/>
                <w:sz w:val="24"/>
                <w:szCs w:val="24"/>
              </w:rPr>
              <w:t>18.3</w:t>
            </w:r>
            <w:r w:rsidR="1AFD5094" w:rsidRPr="1AFD5094">
              <w:rPr>
                <w:rFonts w:eastAsiaTheme="minorEastAsia"/>
                <w:sz w:val="24"/>
                <w:szCs w:val="24"/>
              </w:rPr>
              <w:t>%)</w:t>
            </w:r>
          </w:p>
        </w:tc>
      </w:tr>
      <w:tr w:rsidR="1AFD5094" w14:paraId="6631486E"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3F59C6A0" w14:textId="421BBA03" w:rsidR="1AFD5094" w:rsidRDefault="1AFD5094" w:rsidP="1AFD5094">
            <w:pPr>
              <w:rPr>
                <w:rFonts w:eastAsiaTheme="minorEastAsia"/>
                <w:sz w:val="24"/>
                <w:szCs w:val="24"/>
              </w:rPr>
            </w:pPr>
          </w:p>
        </w:tc>
        <w:tc>
          <w:tcPr>
            <w:tcW w:w="3120" w:type="dxa"/>
          </w:tcPr>
          <w:p w14:paraId="1B3D3A52" w14:textId="70FE4338"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White</w:t>
            </w:r>
          </w:p>
        </w:tc>
        <w:tc>
          <w:tcPr>
            <w:tcW w:w="3120" w:type="dxa"/>
          </w:tcPr>
          <w:p w14:paraId="71A18F13" w14:textId="4ECB2B0C" w:rsidR="07A4A7F1" w:rsidRDefault="07A4A7F1"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 xml:space="preserve">751 </w:t>
            </w:r>
            <w:r w:rsidR="1AFD5094" w:rsidRPr="1AFD5094">
              <w:rPr>
                <w:rFonts w:eastAsiaTheme="minorEastAsia"/>
                <w:sz w:val="24"/>
                <w:szCs w:val="24"/>
              </w:rPr>
              <w:t>(</w:t>
            </w:r>
            <w:r w:rsidR="5F1428E3" w:rsidRPr="1AFD5094">
              <w:rPr>
                <w:rFonts w:eastAsiaTheme="minorEastAsia"/>
                <w:sz w:val="24"/>
                <w:szCs w:val="24"/>
              </w:rPr>
              <w:t>75</w:t>
            </w:r>
            <w:r w:rsidR="1AFD5094" w:rsidRPr="1AFD5094">
              <w:rPr>
                <w:rFonts w:eastAsiaTheme="minorEastAsia"/>
                <w:sz w:val="24"/>
                <w:szCs w:val="24"/>
              </w:rPr>
              <w:t>.</w:t>
            </w:r>
            <w:r w:rsidR="3E0EE74E" w:rsidRPr="1AFD5094">
              <w:rPr>
                <w:rFonts w:eastAsiaTheme="minorEastAsia"/>
                <w:sz w:val="24"/>
                <w:szCs w:val="24"/>
              </w:rPr>
              <w:t>6</w:t>
            </w:r>
            <w:r w:rsidR="1AFD5094" w:rsidRPr="1AFD5094">
              <w:rPr>
                <w:rFonts w:eastAsiaTheme="minorEastAsia"/>
                <w:sz w:val="24"/>
                <w:szCs w:val="24"/>
              </w:rPr>
              <w:t>%)</w:t>
            </w:r>
          </w:p>
        </w:tc>
      </w:tr>
    </w:tbl>
    <w:p w14:paraId="33B5215B" w14:textId="65332D21" w:rsidR="024DD62B" w:rsidRDefault="36307609" w:rsidP="1AFD5094">
      <w:pPr>
        <w:rPr>
          <w:rFonts w:eastAsiaTheme="minorEastAsia"/>
          <w:sz w:val="24"/>
          <w:szCs w:val="24"/>
        </w:rPr>
      </w:pPr>
      <w:r w:rsidRPr="1AFD5094">
        <w:rPr>
          <w:rFonts w:eastAsiaTheme="minorEastAsia"/>
          <w:sz w:val="24"/>
          <w:szCs w:val="24"/>
        </w:rPr>
        <w:t>_____________________________________________________________________________</w:t>
      </w:r>
    </w:p>
    <w:p w14:paraId="046ECC19" w14:textId="34092FDE" w:rsidR="39DAD874" w:rsidRDefault="30F9DF3E" w:rsidP="1AFD5094">
      <w:pPr>
        <w:rPr>
          <w:rFonts w:eastAsiaTheme="minorEastAsia"/>
          <w:sz w:val="24"/>
          <w:szCs w:val="24"/>
        </w:rPr>
      </w:pPr>
      <w:commentRangeStart w:id="10"/>
      <w:commentRangeStart w:id="11"/>
      <w:commentRangeStart w:id="12"/>
      <w:r w:rsidRPr="1AFD5094">
        <w:rPr>
          <w:rFonts w:eastAsiaTheme="minorEastAsia"/>
          <w:b/>
          <w:bCs/>
          <w:sz w:val="24"/>
          <w:szCs w:val="24"/>
        </w:rPr>
        <w:t>Table 1:</w:t>
      </w:r>
      <w:r w:rsidRPr="1AFD5094">
        <w:rPr>
          <w:rFonts w:eastAsiaTheme="minorEastAsia"/>
          <w:sz w:val="24"/>
          <w:szCs w:val="24"/>
        </w:rPr>
        <w:t xml:space="preserve"> </w:t>
      </w:r>
      <w:commentRangeEnd w:id="10"/>
      <w:r w:rsidR="39DAD874">
        <w:commentReference w:id="10"/>
      </w:r>
      <w:commentRangeEnd w:id="11"/>
      <w:r w:rsidR="39DAD874">
        <w:commentReference w:id="11"/>
      </w:r>
      <w:commentRangeEnd w:id="12"/>
      <w:r w:rsidR="39DAD874">
        <w:commentReference w:id="12"/>
      </w:r>
      <w:r w:rsidRPr="1AFD5094">
        <w:rPr>
          <w:rFonts w:eastAsiaTheme="minorEastAsia"/>
          <w:sz w:val="24"/>
          <w:szCs w:val="24"/>
        </w:rPr>
        <w:t xml:space="preserve">Characteristics of tumor </w:t>
      </w:r>
      <w:r w:rsidR="4DF299CA" w:rsidRPr="1AFD5094">
        <w:rPr>
          <w:rFonts w:eastAsiaTheme="minorEastAsia"/>
          <w:sz w:val="24"/>
          <w:szCs w:val="24"/>
        </w:rPr>
        <w:t xml:space="preserve">(top) </w:t>
      </w:r>
      <w:r w:rsidRPr="1AFD5094">
        <w:rPr>
          <w:rFonts w:eastAsiaTheme="minorEastAsia"/>
          <w:sz w:val="24"/>
          <w:szCs w:val="24"/>
        </w:rPr>
        <w:t>and normal</w:t>
      </w:r>
      <w:r w:rsidR="3BFAE89A" w:rsidRPr="1AFD5094">
        <w:rPr>
          <w:rFonts w:eastAsiaTheme="minorEastAsia"/>
          <w:sz w:val="24"/>
          <w:szCs w:val="24"/>
        </w:rPr>
        <w:t xml:space="preserve"> (bottom)</w:t>
      </w:r>
      <w:r w:rsidRPr="1AFD5094">
        <w:rPr>
          <w:rFonts w:eastAsiaTheme="minorEastAsia"/>
          <w:sz w:val="24"/>
          <w:szCs w:val="24"/>
        </w:rPr>
        <w:t xml:space="preserve"> cohorts obtained from TCGA for further analysis  </w:t>
      </w:r>
    </w:p>
    <w:p w14:paraId="49ECC205" w14:textId="4D18ED07" w:rsidR="0F3164B3" w:rsidRDefault="1682016C" w:rsidP="1AFD5094">
      <w:pPr>
        <w:rPr>
          <w:rFonts w:eastAsiaTheme="minorEastAsia"/>
          <w:sz w:val="24"/>
          <w:szCs w:val="24"/>
        </w:rPr>
      </w:pPr>
      <w:r w:rsidRPr="1AFD5094">
        <w:rPr>
          <w:rFonts w:eastAsiaTheme="minorEastAsia"/>
          <w:sz w:val="24"/>
          <w:szCs w:val="24"/>
        </w:rPr>
        <w:t xml:space="preserve">For </w:t>
      </w:r>
      <w:proofErr w:type="spellStart"/>
      <w:r w:rsidRPr="1AFD5094">
        <w:rPr>
          <w:rFonts w:eastAsiaTheme="minorEastAsia"/>
          <w:sz w:val="24"/>
          <w:szCs w:val="24"/>
        </w:rPr>
        <w:t>scRNA</w:t>
      </w:r>
      <w:proofErr w:type="spellEnd"/>
      <w:r w:rsidRPr="1AFD5094">
        <w:rPr>
          <w:rFonts w:eastAsiaTheme="minorEastAsia"/>
          <w:sz w:val="24"/>
          <w:szCs w:val="24"/>
        </w:rPr>
        <w:t xml:space="preserve">-seq data, two </w:t>
      </w:r>
      <w:r w:rsidR="71869DF2" w:rsidRPr="1AFD5094">
        <w:rPr>
          <w:rFonts w:eastAsiaTheme="minorEastAsia"/>
          <w:sz w:val="24"/>
          <w:szCs w:val="24"/>
        </w:rPr>
        <w:t xml:space="preserve">studies and their datasets </w:t>
      </w:r>
      <w:r w:rsidRPr="1AFD5094">
        <w:rPr>
          <w:rFonts w:eastAsiaTheme="minorEastAsia"/>
          <w:sz w:val="24"/>
          <w:szCs w:val="24"/>
        </w:rPr>
        <w:t>were considered:</w:t>
      </w:r>
    </w:p>
    <w:p w14:paraId="0F11F228" w14:textId="1FCDE180" w:rsidR="5534400B" w:rsidRDefault="6DF0F9C6" w:rsidP="1AFD5094">
      <w:pPr>
        <w:pStyle w:val="ListParagraph"/>
        <w:numPr>
          <w:ilvl w:val="0"/>
          <w:numId w:val="3"/>
        </w:numPr>
        <w:rPr>
          <w:rFonts w:eastAsiaTheme="minorEastAsia"/>
          <w:sz w:val="24"/>
          <w:szCs w:val="24"/>
        </w:rPr>
      </w:pPr>
      <w:r w:rsidRPr="1AFD5094">
        <w:rPr>
          <w:rFonts w:eastAsiaTheme="minorEastAsia"/>
          <w:sz w:val="24"/>
          <w:szCs w:val="24"/>
        </w:rPr>
        <w:t xml:space="preserve">Wu et al. </w:t>
      </w:r>
      <w:r w:rsidR="49B9E12B" w:rsidRPr="1AFD5094">
        <w:rPr>
          <w:rFonts w:eastAsiaTheme="minorEastAsia"/>
          <w:sz w:val="24"/>
          <w:szCs w:val="24"/>
        </w:rPr>
        <w:t>(</w:t>
      </w:r>
      <w:r w:rsidR="49B9E12B" w:rsidRPr="1AFD5094">
        <w:rPr>
          <w:rFonts w:eastAsiaTheme="minorEastAsia"/>
          <w:b/>
          <w:bCs/>
          <w:sz w:val="24"/>
          <w:szCs w:val="24"/>
        </w:rPr>
        <w:t>GSE177078</w:t>
      </w:r>
      <w:r w:rsidR="49B9E12B" w:rsidRPr="1AFD5094">
        <w:rPr>
          <w:rFonts w:eastAsiaTheme="minorEastAsia"/>
          <w:sz w:val="24"/>
          <w:szCs w:val="24"/>
        </w:rPr>
        <w:t xml:space="preserve">) </w:t>
      </w:r>
      <w:r w:rsidR="28574FFD" w:rsidRPr="1AFD5094">
        <w:rPr>
          <w:rFonts w:eastAsiaTheme="minorEastAsia"/>
          <w:sz w:val="24"/>
          <w:szCs w:val="24"/>
        </w:rPr>
        <w:t>provided</w:t>
      </w:r>
      <w:r w:rsidR="49B9E12B" w:rsidRPr="1AFD5094">
        <w:rPr>
          <w:rFonts w:eastAsiaTheme="minorEastAsia"/>
          <w:sz w:val="24"/>
          <w:szCs w:val="24"/>
        </w:rPr>
        <w:t xml:space="preserve"> a more detailed understanding of the cellular and molecular heterogeneity within breast tumors</w:t>
      </w:r>
      <w:r w:rsidR="2F5BF6E4" w:rsidRPr="1AFD5094">
        <w:rPr>
          <w:rFonts w:eastAsiaTheme="minorEastAsia"/>
          <w:sz w:val="24"/>
          <w:szCs w:val="24"/>
        </w:rPr>
        <w:t xml:space="preserve"> </w:t>
      </w:r>
      <w:r w:rsidR="3D9F2BD1" w:rsidRPr="1AFD5094">
        <w:rPr>
          <w:rFonts w:eastAsiaTheme="minorEastAsia"/>
          <w:sz w:val="24"/>
          <w:szCs w:val="24"/>
        </w:rPr>
        <w:t>[11].</w:t>
      </w:r>
      <w:r w:rsidR="58C04CAD" w:rsidRPr="1AFD5094">
        <w:rPr>
          <w:rFonts w:eastAsiaTheme="minorEastAsia"/>
          <w:sz w:val="24"/>
          <w:szCs w:val="24"/>
        </w:rPr>
        <w:t xml:space="preserve"> </w:t>
      </w:r>
      <w:r w:rsidR="2F5BF6E4" w:rsidRPr="1AFD5094">
        <w:rPr>
          <w:rFonts w:eastAsiaTheme="minorEastAsia"/>
          <w:sz w:val="24"/>
          <w:szCs w:val="24"/>
        </w:rPr>
        <w:t xml:space="preserve">The researchers performed </w:t>
      </w:r>
      <w:proofErr w:type="spellStart"/>
      <w:r w:rsidR="2F5BF6E4" w:rsidRPr="1AFD5094">
        <w:rPr>
          <w:rFonts w:eastAsiaTheme="minorEastAsia"/>
          <w:sz w:val="24"/>
          <w:szCs w:val="24"/>
        </w:rPr>
        <w:t>scRNA</w:t>
      </w:r>
      <w:proofErr w:type="spellEnd"/>
      <w:r w:rsidR="2F5BF6E4" w:rsidRPr="1AFD5094">
        <w:rPr>
          <w:rFonts w:eastAsiaTheme="minorEastAsia"/>
          <w:sz w:val="24"/>
          <w:szCs w:val="24"/>
        </w:rPr>
        <w:t>-Seq (Chromium, 10X Genomics) on 26 primary tumors from three major subtypes of breast cancer (11 ER</w:t>
      </w:r>
      <w:r w:rsidR="137FEC8A" w:rsidRPr="1AFD5094">
        <w:rPr>
          <w:rFonts w:eastAsiaTheme="minorEastAsia"/>
          <w:sz w:val="24"/>
          <w:szCs w:val="24"/>
        </w:rPr>
        <w:t>+, 5 HER2+, and 10 TNBC)</w:t>
      </w:r>
      <w:r w:rsidR="53D61680" w:rsidRPr="1AFD5094">
        <w:rPr>
          <w:rFonts w:eastAsiaTheme="minorEastAsia"/>
          <w:sz w:val="24"/>
          <w:szCs w:val="24"/>
        </w:rPr>
        <w:t xml:space="preserve"> and identified </w:t>
      </w:r>
      <w:r w:rsidR="17738246" w:rsidRPr="1AFD5094">
        <w:rPr>
          <w:rFonts w:eastAsiaTheme="minorEastAsia"/>
          <w:sz w:val="24"/>
          <w:szCs w:val="24"/>
        </w:rPr>
        <w:t xml:space="preserve">9 major cell types, 29 minor cell types and 49 </w:t>
      </w:r>
      <w:r w:rsidR="59DE734C" w:rsidRPr="1AFD5094">
        <w:rPr>
          <w:rFonts w:eastAsiaTheme="minorEastAsia"/>
          <w:sz w:val="24"/>
          <w:szCs w:val="24"/>
        </w:rPr>
        <w:t>cell subtypes</w:t>
      </w:r>
      <w:r w:rsidR="56D791AC" w:rsidRPr="1AFD5094">
        <w:rPr>
          <w:rFonts w:eastAsiaTheme="minorEastAsia"/>
          <w:sz w:val="24"/>
          <w:szCs w:val="24"/>
        </w:rPr>
        <w:t xml:space="preserve"> (Table 2</w:t>
      </w:r>
      <w:r w:rsidR="0331C571" w:rsidRPr="1AFD5094">
        <w:rPr>
          <w:rFonts w:eastAsiaTheme="minorEastAsia"/>
          <w:sz w:val="24"/>
          <w:szCs w:val="24"/>
        </w:rPr>
        <w:t>)</w:t>
      </w:r>
      <w:r w:rsidR="32B7EC6F" w:rsidRPr="1AFD5094">
        <w:rPr>
          <w:rFonts w:eastAsiaTheme="minorEastAsia"/>
          <w:sz w:val="24"/>
          <w:szCs w:val="24"/>
        </w:rPr>
        <w:t xml:space="preserve">. </w:t>
      </w:r>
      <w:commentRangeStart w:id="13"/>
      <w:commentRangeStart w:id="14"/>
      <w:commentRangeStart w:id="15"/>
      <w:r w:rsidR="32B7EC6F" w:rsidRPr="1AFD5094">
        <w:rPr>
          <w:rFonts w:eastAsiaTheme="minorEastAsia"/>
          <w:sz w:val="24"/>
          <w:szCs w:val="24"/>
        </w:rPr>
        <w:t>The study</w:t>
      </w:r>
      <w:r w:rsidR="7E81FA19" w:rsidRPr="1AFD5094">
        <w:rPr>
          <w:rFonts w:eastAsiaTheme="minorEastAsia"/>
          <w:sz w:val="24"/>
          <w:szCs w:val="24"/>
        </w:rPr>
        <w:t xml:space="preserve"> also</w:t>
      </w:r>
      <w:r w:rsidR="32B7EC6F" w:rsidRPr="1AFD5094">
        <w:rPr>
          <w:rFonts w:eastAsiaTheme="minorEastAsia"/>
          <w:sz w:val="24"/>
          <w:szCs w:val="24"/>
        </w:rPr>
        <w:t xml:space="preserve"> found that</w:t>
      </w:r>
      <w:r w:rsidR="1FFB7C8B" w:rsidRPr="1AFD5094">
        <w:rPr>
          <w:rFonts w:eastAsiaTheme="minorEastAsia"/>
          <w:sz w:val="24"/>
          <w:szCs w:val="24"/>
        </w:rPr>
        <w:t xml:space="preserve"> </w:t>
      </w:r>
      <w:r w:rsidR="1BCEBAE4" w:rsidRPr="1AFD5094">
        <w:rPr>
          <w:rFonts w:eastAsiaTheme="minorEastAsia"/>
          <w:sz w:val="24"/>
          <w:szCs w:val="24"/>
        </w:rPr>
        <w:t xml:space="preserve">macrophages with high expression of fatty acid metabolic genes FABP5 (LAM1), as well as </w:t>
      </w:r>
      <w:r w:rsidR="748B4D07" w:rsidRPr="1AFD5094">
        <w:rPr>
          <w:rFonts w:eastAsiaTheme="minorEastAsia"/>
          <w:sz w:val="24"/>
          <w:szCs w:val="24"/>
        </w:rPr>
        <w:t>macrophages that clustered</w:t>
      </w:r>
      <w:r w:rsidR="63746D48" w:rsidRPr="1AFD5094">
        <w:rPr>
          <w:rFonts w:eastAsiaTheme="minorEastAsia"/>
          <w:sz w:val="24"/>
          <w:szCs w:val="24"/>
        </w:rPr>
        <w:t xml:space="preserve"> around</w:t>
      </w:r>
      <w:r w:rsidR="748B4D07" w:rsidRPr="1AFD5094">
        <w:rPr>
          <w:rFonts w:eastAsiaTheme="minorEastAsia"/>
          <w:sz w:val="24"/>
          <w:szCs w:val="24"/>
        </w:rPr>
        <w:t xml:space="preserve"> high </w:t>
      </w:r>
      <w:r w:rsidR="2677D89B" w:rsidRPr="1AFD5094">
        <w:rPr>
          <w:rFonts w:eastAsiaTheme="minorEastAsia"/>
          <w:sz w:val="24"/>
          <w:szCs w:val="24"/>
        </w:rPr>
        <w:t>levels of</w:t>
      </w:r>
      <w:r w:rsidR="3FB42367" w:rsidRPr="1AFD5094">
        <w:rPr>
          <w:rFonts w:eastAsiaTheme="minorEastAsia"/>
          <w:sz w:val="24"/>
          <w:szCs w:val="24"/>
        </w:rPr>
        <w:t xml:space="preserve"> CXC</w:t>
      </w:r>
      <w:r w:rsidR="37219266" w:rsidRPr="1AFD5094">
        <w:rPr>
          <w:rFonts w:eastAsiaTheme="minorEastAsia"/>
          <w:sz w:val="24"/>
          <w:szCs w:val="24"/>
        </w:rPr>
        <w:t xml:space="preserve"> chemokines 10 (CXCL10-hi)</w:t>
      </w:r>
      <w:r w:rsidR="748B4D07" w:rsidRPr="1AFD5094">
        <w:rPr>
          <w:rFonts w:eastAsiaTheme="minorEastAsia"/>
          <w:sz w:val="24"/>
          <w:szCs w:val="24"/>
        </w:rPr>
        <w:t xml:space="preserve"> </w:t>
      </w:r>
      <w:r w:rsidR="32B7EC6F" w:rsidRPr="1AFD5094">
        <w:rPr>
          <w:rFonts w:eastAsiaTheme="minorEastAsia"/>
          <w:sz w:val="24"/>
          <w:szCs w:val="24"/>
        </w:rPr>
        <w:t>are key source</w:t>
      </w:r>
      <w:r w:rsidR="5F5495E3" w:rsidRPr="1AFD5094">
        <w:rPr>
          <w:rFonts w:eastAsiaTheme="minorEastAsia"/>
          <w:sz w:val="24"/>
          <w:szCs w:val="24"/>
        </w:rPr>
        <w:t>s</w:t>
      </w:r>
      <w:r w:rsidR="32B7EC6F" w:rsidRPr="1AFD5094">
        <w:rPr>
          <w:rFonts w:eastAsiaTheme="minorEastAsia"/>
          <w:sz w:val="24"/>
          <w:szCs w:val="24"/>
        </w:rPr>
        <w:t xml:space="preserve"> of immunosuppressive molecules within the human breast</w:t>
      </w:r>
      <w:r w:rsidR="76B76DF0" w:rsidRPr="1AFD5094">
        <w:rPr>
          <w:rFonts w:eastAsiaTheme="minorEastAsia"/>
          <w:sz w:val="24"/>
          <w:szCs w:val="24"/>
        </w:rPr>
        <w:t xml:space="preserve"> </w:t>
      </w:r>
      <w:r w:rsidR="32B7EC6F" w:rsidRPr="1AFD5094">
        <w:rPr>
          <w:rFonts w:eastAsiaTheme="minorEastAsia"/>
          <w:sz w:val="24"/>
          <w:szCs w:val="24"/>
        </w:rPr>
        <w:t>TME</w:t>
      </w:r>
      <w:r w:rsidR="40977F2D" w:rsidRPr="1AFD5094">
        <w:rPr>
          <w:rFonts w:eastAsiaTheme="minorEastAsia"/>
          <w:sz w:val="24"/>
          <w:szCs w:val="24"/>
        </w:rPr>
        <w:t>.</w:t>
      </w:r>
      <w:r w:rsidR="32B7EC6F" w:rsidRPr="1AFD5094">
        <w:rPr>
          <w:rFonts w:eastAsiaTheme="minorEastAsia"/>
          <w:sz w:val="24"/>
          <w:szCs w:val="24"/>
        </w:rPr>
        <w:t xml:space="preserve"> </w:t>
      </w:r>
      <w:r w:rsidR="4B1285F9" w:rsidRPr="1AFD5094">
        <w:rPr>
          <w:rFonts w:eastAsiaTheme="minorEastAsia"/>
          <w:sz w:val="24"/>
          <w:szCs w:val="24"/>
        </w:rPr>
        <w:t>S</w:t>
      </w:r>
      <w:r w:rsidR="32B7EC6F" w:rsidRPr="1AFD5094">
        <w:rPr>
          <w:rFonts w:eastAsiaTheme="minorEastAsia"/>
          <w:sz w:val="24"/>
          <w:szCs w:val="24"/>
        </w:rPr>
        <w:t xml:space="preserve">patial analysis revealed the proximity </w:t>
      </w:r>
      <w:r w:rsidR="741338BF" w:rsidRPr="1AFD5094">
        <w:rPr>
          <w:rFonts w:eastAsiaTheme="minorEastAsia"/>
          <w:sz w:val="24"/>
          <w:szCs w:val="24"/>
        </w:rPr>
        <w:t xml:space="preserve">of these macrophages </w:t>
      </w:r>
      <w:r w:rsidR="32B7EC6F" w:rsidRPr="1AFD5094">
        <w:rPr>
          <w:rFonts w:eastAsiaTheme="minorEastAsia"/>
          <w:sz w:val="24"/>
          <w:szCs w:val="24"/>
        </w:rPr>
        <w:t>to</w:t>
      </w:r>
      <w:r w:rsidR="2C46439E" w:rsidRPr="1AFD5094">
        <w:rPr>
          <w:rFonts w:eastAsiaTheme="minorEastAsia"/>
          <w:sz w:val="24"/>
          <w:szCs w:val="24"/>
        </w:rPr>
        <w:t xml:space="preserve"> lymphocytes expressing programmed cell death 1 protein (</w:t>
      </w:r>
      <w:r w:rsidR="32B7EC6F" w:rsidRPr="1AFD5094">
        <w:rPr>
          <w:rFonts w:eastAsiaTheme="minorEastAsia"/>
          <w:sz w:val="24"/>
          <w:szCs w:val="24"/>
        </w:rPr>
        <w:t>PD-1+ lymphocytes</w:t>
      </w:r>
      <w:r w:rsidR="32D57998" w:rsidRPr="1AFD5094">
        <w:rPr>
          <w:rFonts w:eastAsiaTheme="minorEastAsia"/>
          <w:sz w:val="24"/>
          <w:szCs w:val="24"/>
        </w:rPr>
        <w:t>)</w:t>
      </w:r>
      <w:r w:rsidR="32B7EC6F" w:rsidRPr="1AFD5094">
        <w:rPr>
          <w:rFonts w:eastAsiaTheme="minorEastAsia"/>
          <w:sz w:val="24"/>
          <w:szCs w:val="24"/>
        </w:rPr>
        <w:t xml:space="preserve">. </w:t>
      </w:r>
      <w:r w:rsidR="45F12AC1" w:rsidRPr="1AFD5094">
        <w:rPr>
          <w:rFonts w:eastAsiaTheme="minorEastAsia"/>
          <w:sz w:val="24"/>
          <w:szCs w:val="24"/>
        </w:rPr>
        <w:t>T</w:t>
      </w:r>
      <w:r w:rsidR="32B7EC6F" w:rsidRPr="1AFD5094">
        <w:rPr>
          <w:rFonts w:eastAsiaTheme="minorEastAsia"/>
          <w:sz w:val="24"/>
          <w:szCs w:val="24"/>
        </w:rPr>
        <w:t>hey also identified that the LAM1 gene signature is strongly correlated with poor patient survival in large patient datasets, emphasizing the crucial role of these cells in the development and progression of breast cancer.</w:t>
      </w:r>
      <w:commentRangeEnd w:id="13"/>
      <w:r w:rsidR="5534400B">
        <w:commentReference w:id="13"/>
      </w:r>
      <w:commentRangeEnd w:id="14"/>
      <w:r w:rsidR="5534400B">
        <w:commentReference w:id="14"/>
      </w:r>
      <w:commentRangeEnd w:id="15"/>
      <w:r w:rsidR="5534400B">
        <w:commentReference w:id="15"/>
      </w:r>
    </w:p>
    <w:p w14:paraId="775879F6" w14:textId="590BC246" w:rsidR="57112F3B" w:rsidRDefault="6811C1D8" w:rsidP="1AFD5094">
      <w:pPr>
        <w:pStyle w:val="ListParagraph"/>
        <w:numPr>
          <w:ilvl w:val="0"/>
          <w:numId w:val="3"/>
        </w:numPr>
        <w:rPr>
          <w:rFonts w:eastAsiaTheme="minorEastAsia"/>
          <w:sz w:val="24"/>
          <w:szCs w:val="24"/>
        </w:rPr>
      </w:pPr>
      <w:r w:rsidRPr="1AFD5094">
        <w:rPr>
          <w:rFonts w:eastAsiaTheme="minorEastAsia"/>
          <w:sz w:val="24"/>
          <w:szCs w:val="24"/>
        </w:rPr>
        <w:t xml:space="preserve">The </w:t>
      </w:r>
      <w:r w:rsidR="22904AA1" w:rsidRPr="1AFD5094">
        <w:rPr>
          <w:rFonts w:eastAsiaTheme="minorEastAsia"/>
          <w:sz w:val="24"/>
          <w:szCs w:val="24"/>
        </w:rPr>
        <w:t xml:space="preserve">second study and its corresponding dataset, Pal et al. </w:t>
      </w:r>
      <w:r w:rsidRPr="1AFD5094">
        <w:rPr>
          <w:rFonts w:eastAsiaTheme="minorEastAsia"/>
          <w:sz w:val="24"/>
          <w:szCs w:val="24"/>
        </w:rPr>
        <w:t>(</w:t>
      </w:r>
      <w:r w:rsidRPr="1AFD5094">
        <w:rPr>
          <w:rFonts w:eastAsiaTheme="minorEastAsia"/>
          <w:b/>
          <w:bCs/>
          <w:sz w:val="24"/>
          <w:szCs w:val="24"/>
        </w:rPr>
        <w:t>GSE</w:t>
      </w:r>
      <w:r w:rsidR="5DE10A66" w:rsidRPr="1AFD5094">
        <w:rPr>
          <w:rFonts w:eastAsiaTheme="minorEastAsia"/>
          <w:b/>
          <w:bCs/>
          <w:sz w:val="24"/>
          <w:szCs w:val="24"/>
        </w:rPr>
        <w:t>161529</w:t>
      </w:r>
      <w:r w:rsidR="5DE10A66" w:rsidRPr="1AFD5094">
        <w:rPr>
          <w:rFonts w:eastAsiaTheme="minorEastAsia"/>
          <w:sz w:val="24"/>
          <w:szCs w:val="24"/>
        </w:rPr>
        <w:t>)</w:t>
      </w:r>
      <w:r w:rsidR="74F8A542" w:rsidRPr="1AFD5094">
        <w:rPr>
          <w:rFonts w:eastAsiaTheme="minorEastAsia"/>
          <w:sz w:val="24"/>
          <w:szCs w:val="24"/>
        </w:rPr>
        <w:t xml:space="preserve">, </w:t>
      </w:r>
      <w:r w:rsidR="53EFD447" w:rsidRPr="1AFD5094">
        <w:rPr>
          <w:rFonts w:eastAsiaTheme="minorEastAsia"/>
          <w:sz w:val="24"/>
          <w:szCs w:val="24"/>
        </w:rPr>
        <w:t>presents an extensive single-cell transcriptome map of over 430,000 cells</w:t>
      </w:r>
      <w:r w:rsidR="73A07ADB" w:rsidRPr="1AFD5094">
        <w:rPr>
          <w:rFonts w:eastAsiaTheme="minorEastAsia"/>
          <w:sz w:val="24"/>
          <w:szCs w:val="24"/>
        </w:rPr>
        <w:t xml:space="preserve"> (Table 3)</w:t>
      </w:r>
      <w:r w:rsidR="53EFD447" w:rsidRPr="1AFD5094">
        <w:rPr>
          <w:rFonts w:eastAsiaTheme="minorEastAsia"/>
          <w:sz w:val="24"/>
          <w:szCs w:val="24"/>
        </w:rPr>
        <w:t xml:space="preserve">, </w:t>
      </w:r>
      <w:r w:rsidR="34AE1224" w:rsidRPr="1AFD5094">
        <w:rPr>
          <w:rFonts w:eastAsiaTheme="minorEastAsia"/>
          <w:sz w:val="24"/>
          <w:szCs w:val="24"/>
        </w:rPr>
        <w:t>from 52 patients</w:t>
      </w:r>
      <w:r w:rsidR="36508EC1" w:rsidRPr="1AFD5094">
        <w:rPr>
          <w:rFonts w:eastAsiaTheme="minorEastAsia"/>
          <w:sz w:val="24"/>
          <w:szCs w:val="24"/>
        </w:rPr>
        <w:t xml:space="preserve"> [12]</w:t>
      </w:r>
      <w:r w:rsidR="32B622EF" w:rsidRPr="1AFD5094">
        <w:rPr>
          <w:rFonts w:eastAsiaTheme="minorEastAsia"/>
          <w:sz w:val="24"/>
          <w:szCs w:val="24"/>
        </w:rPr>
        <w:t>. They obtained the samples</w:t>
      </w:r>
      <w:r w:rsidR="53EFD447" w:rsidRPr="1AFD5094">
        <w:rPr>
          <w:rFonts w:eastAsiaTheme="minorEastAsia"/>
          <w:sz w:val="24"/>
          <w:szCs w:val="24"/>
        </w:rPr>
        <w:t xml:space="preserve"> </w:t>
      </w:r>
      <w:r w:rsidR="6EEBAC5D" w:rsidRPr="1AFD5094">
        <w:rPr>
          <w:rFonts w:eastAsiaTheme="minorEastAsia"/>
          <w:sz w:val="24"/>
          <w:szCs w:val="24"/>
        </w:rPr>
        <w:t>under</w:t>
      </w:r>
      <w:r w:rsidR="53EFD447" w:rsidRPr="1AFD5094">
        <w:rPr>
          <w:rFonts w:eastAsiaTheme="minorEastAsia"/>
          <w:sz w:val="24"/>
          <w:szCs w:val="24"/>
        </w:rPr>
        <w:t xml:space="preserve"> various</w:t>
      </w:r>
      <w:r w:rsidR="6AF72A9F" w:rsidRPr="1AFD5094">
        <w:rPr>
          <w:rFonts w:eastAsiaTheme="minorEastAsia"/>
          <w:sz w:val="24"/>
          <w:szCs w:val="24"/>
        </w:rPr>
        <w:t xml:space="preserve"> conditions </w:t>
      </w:r>
      <w:r w:rsidR="5967AC47" w:rsidRPr="1AFD5094">
        <w:rPr>
          <w:rFonts w:eastAsiaTheme="minorEastAsia"/>
          <w:sz w:val="24"/>
          <w:szCs w:val="24"/>
        </w:rPr>
        <w:t>including</w:t>
      </w:r>
      <w:r w:rsidR="6AF72A9F" w:rsidRPr="1AFD5094">
        <w:rPr>
          <w:rFonts w:eastAsiaTheme="minorEastAsia"/>
          <w:sz w:val="24"/>
          <w:szCs w:val="24"/>
        </w:rPr>
        <w:t xml:space="preserve"> differing</w:t>
      </w:r>
      <w:r w:rsidR="53EFD447" w:rsidRPr="1AFD5094">
        <w:rPr>
          <w:rFonts w:eastAsiaTheme="minorEastAsia"/>
          <w:sz w:val="24"/>
          <w:szCs w:val="24"/>
        </w:rPr>
        <w:t xml:space="preserve"> hormonal stages, preneoplastic BRCA1+/- tissue, different </w:t>
      </w:r>
      <w:r w:rsidR="5E8D5CA2" w:rsidRPr="1AFD5094">
        <w:rPr>
          <w:rFonts w:eastAsiaTheme="minorEastAsia"/>
          <w:sz w:val="24"/>
          <w:szCs w:val="24"/>
        </w:rPr>
        <w:t xml:space="preserve">cancer </w:t>
      </w:r>
      <w:r w:rsidR="53EFD447" w:rsidRPr="1AFD5094">
        <w:rPr>
          <w:rFonts w:eastAsiaTheme="minorEastAsia"/>
          <w:sz w:val="24"/>
          <w:szCs w:val="24"/>
        </w:rPr>
        <w:t xml:space="preserve">subtypes </w:t>
      </w:r>
      <w:r w:rsidR="2796ACAF" w:rsidRPr="1AFD5094">
        <w:rPr>
          <w:rFonts w:eastAsiaTheme="minorEastAsia"/>
          <w:sz w:val="24"/>
          <w:szCs w:val="24"/>
        </w:rPr>
        <w:t>(</w:t>
      </w:r>
      <w:r w:rsidR="2834A3E9" w:rsidRPr="1AFD5094">
        <w:rPr>
          <w:rFonts w:eastAsiaTheme="minorEastAsia"/>
          <w:sz w:val="24"/>
          <w:szCs w:val="24"/>
        </w:rPr>
        <w:t xml:space="preserve">4 TNBCs, 4 BRCA1 TNBCs, </w:t>
      </w:r>
      <w:r w:rsidR="2834A3E9" w:rsidRPr="1AFD5094">
        <w:rPr>
          <w:rFonts w:eastAsiaTheme="minorEastAsia"/>
          <w:sz w:val="24"/>
          <w:szCs w:val="24"/>
        </w:rPr>
        <w:lastRenderedPageBreak/>
        <w:t>6 HER+ tumors)</w:t>
      </w:r>
      <w:r w:rsidR="53EFD447" w:rsidRPr="1AFD5094">
        <w:rPr>
          <w:rFonts w:eastAsiaTheme="minorEastAsia"/>
          <w:sz w:val="24"/>
          <w:szCs w:val="24"/>
        </w:rPr>
        <w:t>, as well as matching tumor and involved axillary lymph node pairs</w:t>
      </w:r>
      <w:r w:rsidR="297F4E65" w:rsidRPr="1AFD5094">
        <w:rPr>
          <w:rFonts w:eastAsiaTheme="minorEastAsia"/>
          <w:sz w:val="24"/>
          <w:szCs w:val="24"/>
        </w:rPr>
        <w:t>.</w:t>
      </w:r>
      <w:r w:rsidR="4B8807AE" w:rsidRPr="1AFD5094">
        <w:rPr>
          <w:rFonts w:eastAsiaTheme="minorEastAsia"/>
          <w:sz w:val="24"/>
          <w:szCs w:val="24"/>
        </w:rPr>
        <w:t xml:space="preserve"> </w:t>
      </w:r>
      <w:r w:rsidR="3C2B911D" w:rsidRPr="1AFD5094">
        <w:rPr>
          <w:rFonts w:eastAsiaTheme="minorEastAsia"/>
          <w:sz w:val="24"/>
          <w:szCs w:val="24"/>
        </w:rPr>
        <w:t xml:space="preserve">The data was downloaded using the </w:t>
      </w:r>
      <w:proofErr w:type="spellStart"/>
      <w:r w:rsidR="3C2B911D" w:rsidRPr="1AFD5094">
        <w:rPr>
          <w:rFonts w:eastAsiaTheme="minorEastAsia"/>
          <w:sz w:val="24"/>
          <w:szCs w:val="24"/>
        </w:rPr>
        <w:t>GEOquery</w:t>
      </w:r>
      <w:proofErr w:type="spellEnd"/>
      <w:r w:rsidR="3C2B911D" w:rsidRPr="1AFD5094">
        <w:rPr>
          <w:rFonts w:eastAsiaTheme="minorEastAsia"/>
          <w:sz w:val="24"/>
          <w:szCs w:val="24"/>
        </w:rPr>
        <w:t xml:space="preserve"> package.</w:t>
      </w:r>
    </w:p>
    <w:tbl>
      <w:tblPr>
        <w:tblStyle w:val="PlainTable2"/>
        <w:tblW w:w="0" w:type="auto"/>
        <w:jc w:val="center"/>
        <w:tblLayout w:type="fixed"/>
        <w:tblLook w:val="06A0" w:firstRow="1" w:lastRow="0" w:firstColumn="1" w:lastColumn="0" w:noHBand="1" w:noVBand="1"/>
      </w:tblPr>
      <w:tblGrid>
        <w:gridCol w:w="2340"/>
        <w:gridCol w:w="2340"/>
      </w:tblGrid>
      <w:tr w:rsidR="1AFD5094" w14:paraId="77DF7974" w14:textId="77777777" w:rsidTr="1AFD509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1C1AE4A7" w14:textId="55B857C5" w:rsidR="0C91683C" w:rsidRDefault="0C91683C" w:rsidP="1AFD5094">
            <w:pPr>
              <w:rPr>
                <w:rFonts w:eastAsiaTheme="minorEastAsia"/>
                <w:sz w:val="24"/>
                <w:szCs w:val="24"/>
              </w:rPr>
            </w:pPr>
            <w:r w:rsidRPr="1AFD5094">
              <w:rPr>
                <w:rFonts w:eastAsiaTheme="minorEastAsia"/>
                <w:sz w:val="24"/>
                <w:szCs w:val="24"/>
              </w:rPr>
              <w:t>Major Type</w:t>
            </w:r>
          </w:p>
        </w:tc>
        <w:tc>
          <w:tcPr>
            <w:tcW w:w="2340" w:type="dxa"/>
          </w:tcPr>
          <w:p w14:paraId="37E8F343" w14:textId="7ED111E6" w:rsidR="0C91683C" w:rsidRDefault="0C91683C" w:rsidP="1AFD5094">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Minor Type</w:t>
            </w:r>
          </w:p>
        </w:tc>
      </w:tr>
      <w:tr w:rsidR="1AFD5094" w14:paraId="06320A47" w14:textId="77777777" w:rsidTr="1AFD5094">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24C88F9D" w14:textId="4F2A81A2" w:rsidR="0C91683C" w:rsidRDefault="0C91683C" w:rsidP="1AFD5094">
            <w:pPr>
              <w:rPr>
                <w:rFonts w:eastAsiaTheme="minorEastAsia"/>
                <w:b w:val="0"/>
                <w:bCs w:val="0"/>
                <w:color w:val="FF0000"/>
                <w:sz w:val="24"/>
                <w:szCs w:val="24"/>
              </w:rPr>
            </w:pPr>
            <w:r w:rsidRPr="1AFD5094">
              <w:rPr>
                <w:rFonts w:eastAsiaTheme="minorEastAsia"/>
                <w:b w:val="0"/>
                <w:bCs w:val="0"/>
                <w:color w:val="FF0000"/>
                <w:sz w:val="24"/>
                <w:szCs w:val="24"/>
              </w:rPr>
              <w:t>B-Cells</w:t>
            </w:r>
          </w:p>
        </w:tc>
        <w:tc>
          <w:tcPr>
            <w:tcW w:w="2340" w:type="dxa"/>
          </w:tcPr>
          <w:p w14:paraId="4A9CE0C2" w14:textId="20FFFB42" w:rsidR="0C91683C" w:rsidRDefault="0C91683C"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B Cells Memory</w:t>
            </w:r>
          </w:p>
        </w:tc>
      </w:tr>
      <w:tr w:rsidR="1AFD5094" w14:paraId="7A7DF417" w14:textId="77777777" w:rsidTr="1AFD5094">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65C173FC" w14:textId="2EB69C99" w:rsidR="1AFD5094" w:rsidRDefault="1AFD5094" w:rsidP="1AFD5094">
            <w:pPr>
              <w:spacing w:line="259" w:lineRule="auto"/>
              <w:rPr>
                <w:rFonts w:eastAsiaTheme="minorEastAsia"/>
                <w:b w:val="0"/>
                <w:bCs w:val="0"/>
                <w:color w:val="FF0000"/>
                <w:sz w:val="24"/>
                <w:szCs w:val="24"/>
              </w:rPr>
            </w:pPr>
          </w:p>
        </w:tc>
        <w:tc>
          <w:tcPr>
            <w:tcW w:w="2340" w:type="dxa"/>
          </w:tcPr>
          <w:p w14:paraId="60ED8891" w14:textId="5D04755E" w:rsidR="0C91683C" w:rsidRDefault="0C91683C"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B cells Naive</w:t>
            </w:r>
          </w:p>
        </w:tc>
      </w:tr>
      <w:tr w:rsidR="1AFD5094" w14:paraId="0A5BABED" w14:textId="77777777" w:rsidTr="1AFD5094">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1A14086D" w14:textId="05AFC540" w:rsidR="0C91683C" w:rsidRDefault="0C91683C" w:rsidP="1AFD5094">
            <w:pPr>
              <w:rPr>
                <w:rFonts w:eastAsiaTheme="minorEastAsia"/>
                <w:b w:val="0"/>
                <w:bCs w:val="0"/>
                <w:color w:val="FF0000"/>
                <w:sz w:val="24"/>
                <w:szCs w:val="24"/>
              </w:rPr>
            </w:pPr>
            <w:r w:rsidRPr="1AFD5094">
              <w:rPr>
                <w:rFonts w:eastAsiaTheme="minorEastAsia"/>
                <w:b w:val="0"/>
                <w:bCs w:val="0"/>
                <w:color w:val="FF0000"/>
                <w:sz w:val="24"/>
                <w:szCs w:val="24"/>
              </w:rPr>
              <w:t>CAFs</w:t>
            </w:r>
          </w:p>
        </w:tc>
        <w:tc>
          <w:tcPr>
            <w:tcW w:w="2340" w:type="dxa"/>
          </w:tcPr>
          <w:p w14:paraId="521B98DF" w14:textId="1E017AD9" w:rsidR="0C91683C" w:rsidRDefault="0C91683C"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 xml:space="preserve">CAFs MSC </w:t>
            </w:r>
            <w:proofErr w:type="spellStart"/>
            <w:r w:rsidRPr="1AFD5094">
              <w:rPr>
                <w:rFonts w:eastAsiaTheme="minorEastAsia"/>
                <w:sz w:val="24"/>
                <w:szCs w:val="24"/>
              </w:rPr>
              <w:t>iCAF</w:t>
            </w:r>
            <w:proofErr w:type="spellEnd"/>
            <w:r w:rsidRPr="1AFD5094">
              <w:rPr>
                <w:rFonts w:eastAsiaTheme="minorEastAsia"/>
                <w:sz w:val="24"/>
                <w:szCs w:val="24"/>
              </w:rPr>
              <w:t>-like</w:t>
            </w:r>
          </w:p>
        </w:tc>
      </w:tr>
      <w:tr w:rsidR="1AFD5094" w14:paraId="452D7C6A" w14:textId="77777777" w:rsidTr="1AFD5094">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3BB7BE75" w14:textId="0081BE3C" w:rsidR="1AFD5094" w:rsidRDefault="1AFD5094" w:rsidP="1AFD5094">
            <w:pPr>
              <w:rPr>
                <w:rFonts w:eastAsiaTheme="minorEastAsia"/>
                <w:b w:val="0"/>
                <w:bCs w:val="0"/>
                <w:color w:val="FF0000"/>
                <w:sz w:val="24"/>
                <w:szCs w:val="24"/>
              </w:rPr>
            </w:pPr>
          </w:p>
        </w:tc>
        <w:tc>
          <w:tcPr>
            <w:tcW w:w="2340" w:type="dxa"/>
          </w:tcPr>
          <w:p w14:paraId="01F5DD42" w14:textId="53961B79" w:rsidR="0C91683C" w:rsidRDefault="0C91683C"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 xml:space="preserve">CAFs </w:t>
            </w:r>
            <w:proofErr w:type="spellStart"/>
            <w:r w:rsidRPr="1AFD5094">
              <w:rPr>
                <w:rFonts w:eastAsiaTheme="minorEastAsia"/>
                <w:sz w:val="24"/>
                <w:szCs w:val="24"/>
              </w:rPr>
              <w:t>myCAF</w:t>
            </w:r>
            <w:proofErr w:type="spellEnd"/>
            <w:r w:rsidRPr="1AFD5094">
              <w:rPr>
                <w:rFonts w:eastAsiaTheme="minorEastAsia"/>
                <w:sz w:val="24"/>
                <w:szCs w:val="24"/>
              </w:rPr>
              <w:t>-like</w:t>
            </w:r>
          </w:p>
        </w:tc>
      </w:tr>
      <w:tr w:rsidR="1AFD5094" w14:paraId="53DF3E28" w14:textId="77777777" w:rsidTr="1AFD5094">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5FCA9BD1" w14:textId="0E671B3D" w:rsidR="0C91683C" w:rsidRDefault="0C91683C" w:rsidP="1AFD5094">
            <w:pPr>
              <w:rPr>
                <w:rFonts w:eastAsiaTheme="minorEastAsia"/>
                <w:b w:val="0"/>
                <w:bCs w:val="0"/>
                <w:color w:val="FF0000"/>
                <w:sz w:val="24"/>
                <w:szCs w:val="24"/>
              </w:rPr>
            </w:pPr>
            <w:r w:rsidRPr="1AFD5094">
              <w:rPr>
                <w:rFonts w:eastAsiaTheme="minorEastAsia"/>
                <w:b w:val="0"/>
                <w:bCs w:val="0"/>
                <w:color w:val="FF0000"/>
                <w:sz w:val="24"/>
                <w:szCs w:val="24"/>
              </w:rPr>
              <w:t>Cancer Epithelial</w:t>
            </w:r>
          </w:p>
        </w:tc>
        <w:tc>
          <w:tcPr>
            <w:tcW w:w="2340" w:type="dxa"/>
          </w:tcPr>
          <w:p w14:paraId="3A995AD3" w14:textId="7F094279" w:rsidR="0C91683C" w:rsidRDefault="0C91683C"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Cancer Basal SC</w:t>
            </w:r>
          </w:p>
        </w:tc>
      </w:tr>
      <w:tr w:rsidR="1AFD5094" w14:paraId="30DCF16B" w14:textId="77777777" w:rsidTr="1AFD5094">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1D6C9AB5" w14:textId="3E1BC927" w:rsidR="1AFD5094" w:rsidRDefault="1AFD5094" w:rsidP="1AFD5094">
            <w:pPr>
              <w:rPr>
                <w:rFonts w:eastAsiaTheme="minorEastAsia"/>
                <w:b w:val="0"/>
                <w:bCs w:val="0"/>
                <w:color w:val="FF0000"/>
                <w:sz w:val="24"/>
                <w:szCs w:val="24"/>
              </w:rPr>
            </w:pPr>
          </w:p>
        </w:tc>
        <w:tc>
          <w:tcPr>
            <w:tcW w:w="2340" w:type="dxa"/>
          </w:tcPr>
          <w:p w14:paraId="2A1D5ABD" w14:textId="5EB155AF" w:rsidR="0C91683C" w:rsidRDefault="0C91683C"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Cancer Cycling</w:t>
            </w:r>
          </w:p>
        </w:tc>
      </w:tr>
      <w:tr w:rsidR="1AFD5094" w14:paraId="5A7B63A7" w14:textId="77777777" w:rsidTr="1AFD5094">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6BED78E5" w14:textId="3EB89C1E" w:rsidR="1AFD5094" w:rsidRDefault="1AFD5094" w:rsidP="1AFD5094">
            <w:pPr>
              <w:rPr>
                <w:rFonts w:eastAsiaTheme="minorEastAsia"/>
                <w:b w:val="0"/>
                <w:bCs w:val="0"/>
                <w:color w:val="FF0000"/>
                <w:sz w:val="24"/>
                <w:szCs w:val="24"/>
              </w:rPr>
            </w:pPr>
          </w:p>
        </w:tc>
        <w:tc>
          <w:tcPr>
            <w:tcW w:w="2340" w:type="dxa"/>
          </w:tcPr>
          <w:p w14:paraId="2F8A6AE0" w14:textId="5A806FF1" w:rsidR="0C91683C" w:rsidRDefault="0C91683C"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Cancer Her2 SC</w:t>
            </w:r>
          </w:p>
        </w:tc>
      </w:tr>
      <w:tr w:rsidR="1AFD5094" w14:paraId="5EDD2B24" w14:textId="77777777" w:rsidTr="1AFD5094">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6E349CD3" w14:textId="6D2556BB" w:rsidR="1AFD5094" w:rsidRDefault="1AFD5094" w:rsidP="1AFD5094">
            <w:pPr>
              <w:rPr>
                <w:rFonts w:eastAsiaTheme="minorEastAsia"/>
                <w:b w:val="0"/>
                <w:bCs w:val="0"/>
                <w:color w:val="FF0000"/>
                <w:sz w:val="24"/>
                <w:szCs w:val="24"/>
              </w:rPr>
            </w:pPr>
          </w:p>
        </w:tc>
        <w:tc>
          <w:tcPr>
            <w:tcW w:w="2340" w:type="dxa"/>
          </w:tcPr>
          <w:p w14:paraId="5F508907" w14:textId="27B0341E" w:rsidR="10B091AD" w:rsidRDefault="10B091A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 xml:space="preserve">Cancer </w:t>
            </w:r>
            <w:proofErr w:type="spellStart"/>
            <w:r w:rsidRPr="1AFD5094">
              <w:rPr>
                <w:rFonts w:eastAsiaTheme="minorEastAsia"/>
                <w:sz w:val="24"/>
                <w:szCs w:val="24"/>
              </w:rPr>
              <w:t>LumA</w:t>
            </w:r>
            <w:proofErr w:type="spellEnd"/>
            <w:r w:rsidRPr="1AFD5094">
              <w:rPr>
                <w:rFonts w:eastAsiaTheme="minorEastAsia"/>
                <w:sz w:val="24"/>
                <w:szCs w:val="24"/>
              </w:rPr>
              <w:t xml:space="preserve"> SC</w:t>
            </w:r>
          </w:p>
        </w:tc>
      </w:tr>
      <w:tr w:rsidR="1AFD5094" w14:paraId="3C232100" w14:textId="77777777" w:rsidTr="1AFD5094">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37D639AF" w14:textId="24CC935F" w:rsidR="1AFD5094" w:rsidRDefault="1AFD5094" w:rsidP="1AFD5094">
            <w:pPr>
              <w:rPr>
                <w:rFonts w:eastAsiaTheme="minorEastAsia"/>
                <w:b w:val="0"/>
                <w:bCs w:val="0"/>
                <w:color w:val="FF0000"/>
                <w:sz w:val="24"/>
                <w:szCs w:val="24"/>
              </w:rPr>
            </w:pPr>
          </w:p>
        </w:tc>
        <w:tc>
          <w:tcPr>
            <w:tcW w:w="2340" w:type="dxa"/>
          </w:tcPr>
          <w:p w14:paraId="013DF1A7" w14:textId="7D853A04" w:rsidR="10B091AD" w:rsidRDefault="10B091A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 xml:space="preserve">Cancer </w:t>
            </w:r>
            <w:proofErr w:type="spellStart"/>
            <w:r w:rsidRPr="1AFD5094">
              <w:rPr>
                <w:rFonts w:eastAsiaTheme="minorEastAsia"/>
                <w:sz w:val="24"/>
                <w:szCs w:val="24"/>
              </w:rPr>
              <w:t>LumB</w:t>
            </w:r>
            <w:proofErr w:type="spellEnd"/>
            <w:r w:rsidRPr="1AFD5094">
              <w:rPr>
                <w:rFonts w:eastAsiaTheme="minorEastAsia"/>
                <w:sz w:val="24"/>
                <w:szCs w:val="24"/>
              </w:rPr>
              <w:t xml:space="preserve"> SC</w:t>
            </w:r>
          </w:p>
        </w:tc>
      </w:tr>
      <w:tr w:rsidR="1AFD5094" w14:paraId="37687B98" w14:textId="77777777" w:rsidTr="1AFD5094">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761DE3D7" w14:textId="05763A91" w:rsidR="10B091AD" w:rsidRDefault="10B091AD" w:rsidP="1AFD5094">
            <w:pPr>
              <w:rPr>
                <w:rFonts w:eastAsiaTheme="minorEastAsia"/>
                <w:b w:val="0"/>
                <w:bCs w:val="0"/>
                <w:color w:val="FF0000"/>
                <w:sz w:val="24"/>
                <w:szCs w:val="24"/>
              </w:rPr>
            </w:pPr>
            <w:r w:rsidRPr="1AFD5094">
              <w:rPr>
                <w:rFonts w:eastAsiaTheme="minorEastAsia"/>
                <w:b w:val="0"/>
                <w:bCs w:val="0"/>
                <w:color w:val="FF0000"/>
                <w:sz w:val="24"/>
                <w:szCs w:val="24"/>
              </w:rPr>
              <w:t>Endothelial</w:t>
            </w:r>
          </w:p>
        </w:tc>
        <w:tc>
          <w:tcPr>
            <w:tcW w:w="2340" w:type="dxa"/>
          </w:tcPr>
          <w:p w14:paraId="7FA79C23" w14:textId="44E52752" w:rsidR="10B091AD" w:rsidRDefault="10B091A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ACKR1</w:t>
            </w:r>
          </w:p>
        </w:tc>
      </w:tr>
      <w:tr w:rsidR="1AFD5094" w14:paraId="3DB22B1C" w14:textId="77777777" w:rsidTr="1AFD5094">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51E51C7F" w14:textId="0E7883C5" w:rsidR="1AFD5094" w:rsidRDefault="1AFD5094" w:rsidP="1AFD5094">
            <w:pPr>
              <w:rPr>
                <w:rFonts w:eastAsiaTheme="minorEastAsia"/>
                <w:b w:val="0"/>
                <w:bCs w:val="0"/>
                <w:color w:val="FF0000"/>
                <w:sz w:val="24"/>
                <w:szCs w:val="24"/>
              </w:rPr>
            </w:pPr>
          </w:p>
        </w:tc>
        <w:tc>
          <w:tcPr>
            <w:tcW w:w="2340" w:type="dxa"/>
          </w:tcPr>
          <w:p w14:paraId="19675F2C" w14:textId="05F8F579" w:rsidR="10B091AD" w:rsidRDefault="10B091A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CXCL12</w:t>
            </w:r>
          </w:p>
        </w:tc>
      </w:tr>
      <w:tr w:rsidR="1AFD5094" w14:paraId="021ACB7C" w14:textId="77777777" w:rsidTr="1AFD5094">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6BBC1E7D" w14:textId="6CB0270A" w:rsidR="1AFD5094" w:rsidRDefault="1AFD5094" w:rsidP="1AFD5094">
            <w:pPr>
              <w:rPr>
                <w:rFonts w:eastAsiaTheme="minorEastAsia"/>
                <w:b w:val="0"/>
                <w:bCs w:val="0"/>
                <w:color w:val="FF0000"/>
                <w:sz w:val="24"/>
                <w:szCs w:val="24"/>
              </w:rPr>
            </w:pPr>
          </w:p>
        </w:tc>
        <w:tc>
          <w:tcPr>
            <w:tcW w:w="2340" w:type="dxa"/>
          </w:tcPr>
          <w:p w14:paraId="277D948A" w14:textId="3C52EC4C" w:rsidR="10B091AD" w:rsidRDefault="10B091A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Endothelial Lymphatic LYVE1</w:t>
            </w:r>
          </w:p>
        </w:tc>
      </w:tr>
      <w:tr w:rsidR="1AFD5094" w14:paraId="536D6346" w14:textId="77777777" w:rsidTr="1AFD5094">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7F1861B1" w14:textId="1D6FEB62" w:rsidR="1AFD5094" w:rsidRDefault="1AFD5094" w:rsidP="1AFD5094">
            <w:pPr>
              <w:rPr>
                <w:rFonts w:eastAsiaTheme="minorEastAsia"/>
                <w:b w:val="0"/>
                <w:bCs w:val="0"/>
                <w:color w:val="FF0000"/>
                <w:sz w:val="24"/>
                <w:szCs w:val="24"/>
              </w:rPr>
            </w:pPr>
          </w:p>
        </w:tc>
        <w:tc>
          <w:tcPr>
            <w:tcW w:w="2340" w:type="dxa"/>
          </w:tcPr>
          <w:p w14:paraId="36BAEA3D" w14:textId="3248BA06" w:rsidR="10B091AD" w:rsidRDefault="10B091A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RGS5</w:t>
            </w:r>
          </w:p>
        </w:tc>
      </w:tr>
      <w:tr w:rsidR="1AFD5094" w14:paraId="6C717DF0" w14:textId="77777777" w:rsidTr="1AFD5094">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52F73337" w14:textId="3FCC2134" w:rsidR="10B091AD" w:rsidRDefault="10B091AD" w:rsidP="1AFD5094">
            <w:pPr>
              <w:rPr>
                <w:rFonts w:eastAsiaTheme="minorEastAsia"/>
                <w:b w:val="0"/>
                <w:bCs w:val="0"/>
                <w:color w:val="FF0000"/>
                <w:sz w:val="24"/>
                <w:szCs w:val="24"/>
              </w:rPr>
            </w:pPr>
            <w:r w:rsidRPr="1AFD5094">
              <w:rPr>
                <w:rFonts w:eastAsiaTheme="minorEastAsia"/>
                <w:b w:val="0"/>
                <w:bCs w:val="0"/>
                <w:color w:val="FF0000"/>
                <w:sz w:val="24"/>
                <w:szCs w:val="24"/>
              </w:rPr>
              <w:t>Normal Epithelial</w:t>
            </w:r>
          </w:p>
        </w:tc>
        <w:tc>
          <w:tcPr>
            <w:tcW w:w="2340" w:type="dxa"/>
          </w:tcPr>
          <w:p w14:paraId="1055EA9C" w14:textId="0BE6CC07" w:rsidR="10B091AD" w:rsidRDefault="10B091A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Luminal Progenitors</w:t>
            </w:r>
          </w:p>
        </w:tc>
      </w:tr>
      <w:tr w:rsidR="1AFD5094" w14:paraId="341149C5" w14:textId="77777777" w:rsidTr="1AFD5094">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769AFB28" w14:textId="314300E8" w:rsidR="1AFD5094" w:rsidRDefault="1AFD5094" w:rsidP="1AFD5094">
            <w:pPr>
              <w:rPr>
                <w:rFonts w:eastAsiaTheme="minorEastAsia"/>
                <w:b w:val="0"/>
                <w:bCs w:val="0"/>
                <w:color w:val="FF0000"/>
                <w:sz w:val="24"/>
                <w:szCs w:val="24"/>
              </w:rPr>
            </w:pPr>
          </w:p>
        </w:tc>
        <w:tc>
          <w:tcPr>
            <w:tcW w:w="2340" w:type="dxa"/>
          </w:tcPr>
          <w:p w14:paraId="1B975947" w14:textId="31011C42" w:rsidR="10B091AD" w:rsidRDefault="10B091A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Mature Luminal</w:t>
            </w:r>
          </w:p>
        </w:tc>
      </w:tr>
      <w:tr w:rsidR="1AFD5094" w14:paraId="0B65A3EA" w14:textId="77777777" w:rsidTr="1AFD5094">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2D67E7AD" w14:textId="69542F9E" w:rsidR="1AFD5094" w:rsidRDefault="1AFD5094" w:rsidP="1AFD5094">
            <w:pPr>
              <w:rPr>
                <w:rFonts w:eastAsiaTheme="minorEastAsia"/>
                <w:b w:val="0"/>
                <w:bCs w:val="0"/>
                <w:color w:val="FF0000"/>
                <w:sz w:val="24"/>
                <w:szCs w:val="24"/>
              </w:rPr>
            </w:pPr>
          </w:p>
        </w:tc>
        <w:tc>
          <w:tcPr>
            <w:tcW w:w="2340" w:type="dxa"/>
          </w:tcPr>
          <w:p w14:paraId="68B8085F" w14:textId="53B2E32D" w:rsidR="6F21450D" w:rsidRDefault="6F21450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Myoepithelial</w:t>
            </w:r>
          </w:p>
        </w:tc>
      </w:tr>
      <w:tr w:rsidR="1AFD5094" w14:paraId="6F33414C" w14:textId="77777777" w:rsidTr="1AFD5094">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5440FF04" w14:textId="63F1D5FB" w:rsidR="1AFD5094" w:rsidRDefault="1AFD5094" w:rsidP="1AFD5094">
            <w:pPr>
              <w:rPr>
                <w:rFonts w:eastAsiaTheme="minorEastAsia"/>
                <w:b w:val="0"/>
                <w:bCs w:val="0"/>
                <w:color w:val="FF0000"/>
                <w:sz w:val="24"/>
                <w:szCs w:val="24"/>
              </w:rPr>
            </w:pPr>
            <w:r w:rsidRPr="1AFD5094">
              <w:rPr>
                <w:rFonts w:eastAsiaTheme="minorEastAsia"/>
                <w:b w:val="0"/>
                <w:bCs w:val="0"/>
                <w:color w:val="FF0000"/>
                <w:sz w:val="24"/>
                <w:szCs w:val="24"/>
              </w:rPr>
              <w:t>Myeloid</w:t>
            </w:r>
          </w:p>
        </w:tc>
        <w:tc>
          <w:tcPr>
            <w:tcW w:w="2340" w:type="dxa"/>
          </w:tcPr>
          <w:p w14:paraId="5814A183" w14:textId="4C4DD12E"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Cycling Myeloid</w:t>
            </w:r>
          </w:p>
        </w:tc>
      </w:tr>
      <w:tr w:rsidR="1AFD5094" w14:paraId="41DF6ED7" w14:textId="77777777" w:rsidTr="1AFD5094">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4ACABD0A" w14:textId="314300E8" w:rsidR="1AFD5094" w:rsidRDefault="1AFD5094" w:rsidP="1AFD5094">
            <w:pPr>
              <w:rPr>
                <w:rFonts w:eastAsiaTheme="minorEastAsia"/>
                <w:b w:val="0"/>
                <w:bCs w:val="0"/>
                <w:color w:val="FF0000"/>
                <w:sz w:val="24"/>
                <w:szCs w:val="24"/>
              </w:rPr>
            </w:pPr>
          </w:p>
        </w:tc>
        <w:tc>
          <w:tcPr>
            <w:tcW w:w="2340" w:type="dxa"/>
          </w:tcPr>
          <w:p w14:paraId="2424832C" w14:textId="735AB9C7"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DCs</w:t>
            </w:r>
          </w:p>
        </w:tc>
      </w:tr>
      <w:tr w:rsidR="1AFD5094" w14:paraId="76324543" w14:textId="77777777" w:rsidTr="1AFD5094">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57FD89AF" w14:textId="69542F9E" w:rsidR="1AFD5094" w:rsidRDefault="1AFD5094" w:rsidP="1AFD5094">
            <w:pPr>
              <w:rPr>
                <w:rFonts w:eastAsiaTheme="minorEastAsia"/>
                <w:b w:val="0"/>
                <w:bCs w:val="0"/>
                <w:color w:val="FF0000"/>
                <w:sz w:val="24"/>
                <w:szCs w:val="24"/>
              </w:rPr>
            </w:pPr>
          </w:p>
        </w:tc>
        <w:tc>
          <w:tcPr>
            <w:tcW w:w="2340" w:type="dxa"/>
          </w:tcPr>
          <w:p w14:paraId="1249DA5F" w14:textId="40F256BD"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Macrophage</w:t>
            </w:r>
          </w:p>
        </w:tc>
      </w:tr>
      <w:tr w:rsidR="1AFD5094" w14:paraId="38969535" w14:textId="77777777" w:rsidTr="1AFD5094">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6D477EF4" w14:textId="5287F697" w:rsidR="1AFD5094" w:rsidRDefault="1AFD5094" w:rsidP="1AFD5094">
            <w:pPr>
              <w:rPr>
                <w:rFonts w:eastAsiaTheme="minorEastAsia"/>
                <w:b w:val="0"/>
                <w:bCs w:val="0"/>
                <w:color w:val="FF0000"/>
                <w:sz w:val="24"/>
                <w:szCs w:val="24"/>
              </w:rPr>
            </w:pPr>
          </w:p>
        </w:tc>
        <w:tc>
          <w:tcPr>
            <w:tcW w:w="2340" w:type="dxa"/>
          </w:tcPr>
          <w:p w14:paraId="7B1D047E" w14:textId="42711366"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Monocyte</w:t>
            </w:r>
          </w:p>
        </w:tc>
      </w:tr>
      <w:tr w:rsidR="1AFD5094" w14:paraId="7BDF6217" w14:textId="77777777" w:rsidTr="1AFD5094">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63187055" w14:textId="0E19F361" w:rsidR="4638AADD" w:rsidRDefault="4638AADD" w:rsidP="1AFD5094">
            <w:pPr>
              <w:rPr>
                <w:rFonts w:eastAsiaTheme="minorEastAsia"/>
                <w:b w:val="0"/>
                <w:bCs w:val="0"/>
                <w:color w:val="FF0000"/>
                <w:sz w:val="24"/>
                <w:szCs w:val="24"/>
              </w:rPr>
            </w:pPr>
            <w:r w:rsidRPr="1AFD5094">
              <w:rPr>
                <w:rFonts w:eastAsiaTheme="minorEastAsia"/>
                <w:b w:val="0"/>
                <w:bCs w:val="0"/>
                <w:color w:val="FF0000"/>
                <w:sz w:val="24"/>
                <w:szCs w:val="24"/>
              </w:rPr>
              <w:t>PVL</w:t>
            </w:r>
          </w:p>
        </w:tc>
        <w:tc>
          <w:tcPr>
            <w:tcW w:w="2340" w:type="dxa"/>
          </w:tcPr>
          <w:p w14:paraId="47FA2E53" w14:textId="4473C1E8"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Cycling PVL</w:t>
            </w:r>
          </w:p>
        </w:tc>
      </w:tr>
      <w:tr w:rsidR="1AFD5094" w14:paraId="21BDD384" w14:textId="77777777" w:rsidTr="1AFD5094">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28BCF773" w14:textId="7A6094E6" w:rsidR="1AFD5094" w:rsidRDefault="1AFD5094" w:rsidP="1AFD5094">
            <w:pPr>
              <w:rPr>
                <w:rFonts w:eastAsiaTheme="minorEastAsia"/>
                <w:b w:val="0"/>
                <w:bCs w:val="0"/>
                <w:color w:val="FF0000"/>
                <w:sz w:val="24"/>
                <w:szCs w:val="24"/>
              </w:rPr>
            </w:pPr>
          </w:p>
        </w:tc>
        <w:tc>
          <w:tcPr>
            <w:tcW w:w="2340" w:type="dxa"/>
          </w:tcPr>
          <w:p w14:paraId="6A52B468" w14:textId="76DAD75D"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PVL Differentiated</w:t>
            </w:r>
          </w:p>
        </w:tc>
      </w:tr>
      <w:tr w:rsidR="1AFD5094" w14:paraId="03CAB409" w14:textId="77777777" w:rsidTr="1AFD5094">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1A7580DC" w14:textId="19DC1201" w:rsidR="1AFD5094" w:rsidRDefault="1AFD5094" w:rsidP="1AFD5094">
            <w:pPr>
              <w:rPr>
                <w:rFonts w:eastAsiaTheme="minorEastAsia"/>
                <w:b w:val="0"/>
                <w:bCs w:val="0"/>
                <w:color w:val="FF0000"/>
                <w:sz w:val="24"/>
                <w:szCs w:val="24"/>
              </w:rPr>
            </w:pPr>
          </w:p>
        </w:tc>
        <w:tc>
          <w:tcPr>
            <w:tcW w:w="2340" w:type="dxa"/>
          </w:tcPr>
          <w:p w14:paraId="356DAC3D" w14:textId="629A9E68"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PVL Immature</w:t>
            </w:r>
          </w:p>
        </w:tc>
      </w:tr>
      <w:tr w:rsidR="1AFD5094" w14:paraId="1C673872" w14:textId="77777777" w:rsidTr="1AFD5094">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37112839" w14:textId="281BFA79" w:rsidR="4638AADD" w:rsidRDefault="4638AADD" w:rsidP="1AFD5094">
            <w:pPr>
              <w:rPr>
                <w:rFonts w:eastAsiaTheme="minorEastAsia"/>
                <w:b w:val="0"/>
                <w:bCs w:val="0"/>
                <w:color w:val="FF0000"/>
                <w:sz w:val="24"/>
                <w:szCs w:val="24"/>
              </w:rPr>
            </w:pPr>
            <w:r w:rsidRPr="1AFD5094">
              <w:rPr>
                <w:rFonts w:eastAsiaTheme="minorEastAsia"/>
                <w:b w:val="0"/>
                <w:bCs w:val="0"/>
                <w:color w:val="FF0000"/>
                <w:sz w:val="24"/>
                <w:szCs w:val="24"/>
              </w:rPr>
              <w:t>T-cells</w:t>
            </w:r>
          </w:p>
        </w:tc>
        <w:tc>
          <w:tcPr>
            <w:tcW w:w="2340" w:type="dxa"/>
          </w:tcPr>
          <w:p w14:paraId="25B0757E" w14:textId="3DA2EEFD"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Cycling T-cells</w:t>
            </w:r>
          </w:p>
        </w:tc>
      </w:tr>
      <w:tr w:rsidR="1AFD5094" w14:paraId="654658FC" w14:textId="77777777" w:rsidTr="1AFD5094">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46B164C8" w14:textId="31E28724" w:rsidR="1AFD5094" w:rsidRDefault="1AFD5094" w:rsidP="1AFD5094">
            <w:pPr>
              <w:rPr>
                <w:rFonts w:eastAsiaTheme="minorEastAsia"/>
                <w:sz w:val="24"/>
                <w:szCs w:val="24"/>
              </w:rPr>
            </w:pPr>
          </w:p>
        </w:tc>
        <w:tc>
          <w:tcPr>
            <w:tcW w:w="2340" w:type="dxa"/>
          </w:tcPr>
          <w:p w14:paraId="60F6DE07" w14:textId="70CA5390"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NK cells</w:t>
            </w:r>
          </w:p>
        </w:tc>
      </w:tr>
      <w:tr w:rsidR="1AFD5094" w14:paraId="72837F1B" w14:textId="77777777" w:rsidTr="1AFD5094">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4E8C8976" w14:textId="3141931B" w:rsidR="1AFD5094" w:rsidRDefault="1AFD5094" w:rsidP="1AFD5094">
            <w:pPr>
              <w:rPr>
                <w:rFonts w:eastAsiaTheme="minorEastAsia"/>
                <w:sz w:val="24"/>
                <w:szCs w:val="24"/>
              </w:rPr>
            </w:pPr>
          </w:p>
        </w:tc>
        <w:tc>
          <w:tcPr>
            <w:tcW w:w="2340" w:type="dxa"/>
          </w:tcPr>
          <w:p w14:paraId="5D801409" w14:textId="522D9564"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NKT cells</w:t>
            </w:r>
          </w:p>
        </w:tc>
      </w:tr>
      <w:tr w:rsidR="1AFD5094" w14:paraId="5D419F30" w14:textId="77777777" w:rsidTr="1AFD5094">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5CE61FFA" w14:textId="65343DC9" w:rsidR="1AFD5094" w:rsidRDefault="1AFD5094" w:rsidP="1AFD5094">
            <w:pPr>
              <w:rPr>
                <w:rFonts w:eastAsiaTheme="minorEastAsia"/>
                <w:sz w:val="24"/>
                <w:szCs w:val="24"/>
              </w:rPr>
            </w:pPr>
          </w:p>
        </w:tc>
        <w:tc>
          <w:tcPr>
            <w:tcW w:w="2340" w:type="dxa"/>
          </w:tcPr>
          <w:p w14:paraId="2B546F4C" w14:textId="606ED6B7"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CD4+</w:t>
            </w:r>
          </w:p>
        </w:tc>
      </w:tr>
      <w:tr w:rsidR="1AFD5094" w14:paraId="19FF22A0" w14:textId="77777777" w:rsidTr="1AFD5094">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2D99B428" w14:textId="525BBBCC" w:rsidR="1AFD5094" w:rsidRDefault="1AFD5094" w:rsidP="1AFD5094">
            <w:pPr>
              <w:rPr>
                <w:rFonts w:eastAsiaTheme="minorEastAsia"/>
                <w:sz w:val="24"/>
                <w:szCs w:val="24"/>
              </w:rPr>
            </w:pPr>
          </w:p>
        </w:tc>
        <w:tc>
          <w:tcPr>
            <w:tcW w:w="2340" w:type="dxa"/>
          </w:tcPr>
          <w:p w14:paraId="3C865B85" w14:textId="601BD86F"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CD8+</w:t>
            </w:r>
          </w:p>
        </w:tc>
      </w:tr>
    </w:tbl>
    <w:p w14:paraId="08FFEF75" w14:textId="50E1D756" w:rsidR="4684B738" w:rsidRDefault="747E10CE" w:rsidP="1AFD5094">
      <w:pPr>
        <w:spacing w:after="0"/>
        <w:jc w:val="center"/>
        <w:rPr>
          <w:rFonts w:eastAsiaTheme="minorEastAsia"/>
          <w:sz w:val="24"/>
          <w:szCs w:val="24"/>
        </w:rPr>
      </w:pPr>
      <w:r w:rsidRPr="1AFD5094">
        <w:rPr>
          <w:rFonts w:eastAsiaTheme="minorEastAsia"/>
          <w:b/>
          <w:bCs/>
          <w:sz w:val="24"/>
          <w:szCs w:val="24"/>
        </w:rPr>
        <w:t>Table 2</w:t>
      </w:r>
      <w:r w:rsidR="765B618F" w:rsidRPr="1AFD5094">
        <w:rPr>
          <w:rFonts w:eastAsiaTheme="minorEastAsia"/>
          <w:b/>
          <w:bCs/>
          <w:sz w:val="24"/>
          <w:szCs w:val="24"/>
        </w:rPr>
        <w:t>: Identification</w:t>
      </w:r>
      <w:r w:rsidR="0C799EC5" w:rsidRPr="1AFD5094">
        <w:rPr>
          <w:rFonts w:eastAsiaTheme="minorEastAsia"/>
          <w:sz w:val="24"/>
          <w:szCs w:val="24"/>
        </w:rPr>
        <w:t xml:space="preserve"> of major</w:t>
      </w:r>
      <w:r w:rsidR="1A61BB25" w:rsidRPr="1AFD5094">
        <w:rPr>
          <w:rFonts w:eastAsiaTheme="minorEastAsia"/>
          <w:sz w:val="24"/>
          <w:szCs w:val="24"/>
        </w:rPr>
        <w:t xml:space="preserve"> and</w:t>
      </w:r>
      <w:r w:rsidR="0C799EC5" w:rsidRPr="1AFD5094">
        <w:rPr>
          <w:rFonts w:eastAsiaTheme="minorEastAsia"/>
          <w:sz w:val="24"/>
          <w:szCs w:val="24"/>
        </w:rPr>
        <w:t xml:space="preserve"> </w:t>
      </w:r>
    </w:p>
    <w:p w14:paraId="66B4596B" w14:textId="72C3DD88" w:rsidR="4684B738" w:rsidRDefault="3C6E9236" w:rsidP="1AFD5094">
      <w:pPr>
        <w:spacing w:after="0"/>
        <w:jc w:val="center"/>
        <w:rPr>
          <w:rFonts w:eastAsiaTheme="minorEastAsia"/>
          <w:sz w:val="24"/>
          <w:szCs w:val="24"/>
        </w:rPr>
      </w:pPr>
      <w:r w:rsidRPr="1AFD5094">
        <w:rPr>
          <w:rFonts w:eastAsiaTheme="minorEastAsia"/>
          <w:sz w:val="24"/>
          <w:szCs w:val="24"/>
        </w:rPr>
        <w:t xml:space="preserve">minor </w:t>
      </w:r>
      <w:r w:rsidR="0C799EC5" w:rsidRPr="1AFD5094">
        <w:rPr>
          <w:rFonts w:eastAsiaTheme="minorEastAsia"/>
          <w:sz w:val="24"/>
          <w:szCs w:val="24"/>
        </w:rPr>
        <w:t>cell types from Wu et al</w:t>
      </w:r>
      <w:r w:rsidR="6A7E2C81" w:rsidRPr="1AFD5094">
        <w:rPr>
          <w:rFonts w:eastAsiaTheme="minorEastAsia"/>
          <w:sz w:val="24"/>
          <w:szCs w:val="24"/>
        </w:rPr>
        <w:t>.</w:t>
      </w:r>
      <w:r w:rsidR="0C799EC5" w:rsidRPr="1AFD5094">
        <w:rPr>
          <w:rFonts w:eastAsiaTheme="minorEastAsia"/>
          <w:sz w:val="24"/>
          <w:szCs w:val="24"/>
        </w:rPr>
        <w:t xml:space="preserve"> [11]. </w:t>
      </w:r>
    </w:p>
    <w:p w14:paraId="333300C6" w14:textId="506EDF1E" w:rsidR="3AFF0D99" w:rsidRDefault="3AFF0D99" w:rsidP="1AFD5094">
      <w:pPr>
        <w:spacing w:after="0"/>
        <w:jc w:val="center"/>
        <w:rPr>
          <w:rFonts w:eastAsiaTheme="minorEastAsia"/>
          <w:sz w:val="24"/>
          <w:szCs w:val="24"/>
        </w:rPr>
      </w:pPr>
    </w:p>
    <w:p w14:paraId="69C9CAAB" w14:textId="207CD860" w:rsidR="3AFF0D99" w:rsidRDefault="3AFF0D99" w:rsidP="1AFD5094">
      <w:pPr>
        <w:spacing w:after="0"/>
        <w:jc w:val="center"/>
        <w:rPr>
          <w:rFonts w:eastAsiaTheme="minorEastAsia"/>
          <w:sz w:val="24"/>
          <w:szCs w:val="24"/>
        </w:rPr>
      </w:pPr>
    </w:p>
    <w:p w14:paraId="76990CA0" w14:textId="72DA7D63" w:rsidR="3AFF0D99" w:rsidRDefault="3AFF0D99" w:rsidP="1AFD5094">
      <w:pPr>
        <w:spacing w:after="0"/>
        <w:jc w:val="center"/>
        <w:rPr>
          <w:rFonts w:eastAsiaTheme="minorEastAsia"/>
          <w:sz w:val="24"/>
          <w:szCs w:val="24"/>
        </w:rPr>
      </w:pPr>
    </w:p>
    <w:p w14:paraId="2C69549D" w14:textId="513242D3" w:rsidR="3AFF0D99" w:rsidRDefault="3AFF0D99" w:rsidP="1AFD5094">
      <w:pPr>
        <w:spacing w:after="0"/>
        <w:jc w:val="center"/>
        <w:rPr>
          <w:rFonts w:eastAsiaTheme="minorEastAsia"/>
          <w:sz w:val="24"/>
          <w:szCs w:val="24"/>
        </w:rPr>
      </w:pPr>
    </w:p>
    <w:p w14:paraId="68E57B4C" w14:textId="465F191D" w:rsidR="3AFF0D99" w:rsidRDefault="3AFF0D99" w:rsidP="1AFD5094">
      <w:pPr>
        <w:spacing w:after="0"/>
        <w:jc w:val="center"/>
        <w:rPr>
          <w:rFonts w:eastAsiaTheme="minorEastAsia"/>
          <w:sz w:val="24"/>
          <w:szCs w:val="24"/>
        </w:rPr>
      </w:pPr>
    </w:p>
    <w:p w14:paraId="22CF879E" w14:textId="4A82FB1E" w:rsidR="3AFF0D99" w:rsidRDefault="3AFF0D99" w:rsidP="1AFD5094">
      <w:pPr>
        <w:spacing w:after="0"/>
        <w:jc w:val="center"/>
        <w:rPr>
          <w:rFonts w:eastAsiaTheme="minorEastAsia"/>
          <w:sz w:val="24"/>
          <w:szCs w:val="24"/>
        </w:rPr>
      </w:pPr>
    </w:p>
    <w:p w14:paraId="52236AAE" w14:textId="772C5CE5" w:rsidR="3AFF0D99" w:rsidRDefault="3AFF0D99" w:rsidP="1AFD5094">
      <w:pPr>
        <w:spacing w:after="0"/>
        <w:jc w:val="center"/>
        <w:rPr>
          <w:rFonts w:eastAsiaTheme="minorEastAsia"/>
          <w:sz w:val="24"/>
          <w:szCs w:val="24"/>
        </w:rPr>
      </w:pPr>
    </w:p>
    <w:p w14:paraId="1C44F330" w14:textId="66B1FA0F" w:rsidR="3AFF0D99" w:rsidRDefault="3AFF0D99" w:rsidP="1AFD5094">
      <w:pPr>
        <w:spacing w:after="0"/>
        <w:jc w:val="center"/>
        <w:rPr>
          <w:rFonts w:eastAsiaTheme="minorEastAsia"/>
          <w:sz w:val="24"/>
          <w:szCs w:val="24"/>
        </w:rPr>
      </w:pPr>
    </w:p>
    <w:p w14:paraId="25BB4E23" w14:textId="60CE2C44" w:rsidR="3AFF0D99" w:rsidRDefault="3AFF0D99" w:rsidP="1AFD5094">
      <w:pPr>
        <w:spacing w:after="0"/>
        <w:jc w:val="center"/>
        <w:rPr>
          <w:rFonts w:eastAsiaTheme="minorEastAsia"/>
          <w:sz w:val="24"/>
          <w:szCs w:val="24"/>
        </w:rPr>
      </w:pPr>
    </w:p>
    <w:tbl>
      <w:tblPr>
        <w:tblStyle w:val="PlainTable2"/>
        <w:tblW w:w="0" w:type="auto"/>
        <w:jc w:val="center"/>
        <w:tblLayout w:type="fixed"/>
        <w:tblLook w:val="06A0" w:firstRow="1" w:lastRow="0" w:firstColumn="1" w:lastColumn="0" w:noHBand="1" w:noVBand="1"/>
      </w:tblPr>
      <w:tblGrid>
        <w:gridCol w:w="3915"/>
        <w:gridCol w:w="3795"/>
      </w:tblGrid>
      <w:tr w:rsidR="1AFD5094" w14:paraId="4C8D2147" w14:textId="77777777" w:rsidTr="1AFD5094">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7349A7F6" w14:textId="50FF02A9" w:rsidR="48AD191D" w:rsidRDefault="48AD191D" w:rsidP="1AFD5094">
            <w:pPr>
              <w:rPr>
                <w:rFonts w:eastAsiaTheme="minorEastAsia"/>
                <w:sz w:val="24"/>
                <w:szCs w:val="24"/>
              </w:rPr>
            </w:pPr>
            <w:r w:rsidRPr="1AFD5094">
              <w:rPr>
                <w:rFonts w:eastAsiaTheme="minorEastAsia"/>
                <w:sz w:val="24"/>
                <w:szCs w:val="24"/>
              </w:rPr>
              <w:t>Major Type</w:t>
            </w:r>
          </w:p>
        </w:tc>
        <w:tc>
          <w:tcPr>
            <w:tcW w:w="3795" w:type="dxa"/>
          </w:tcPr>
          <w:p w14:paraId="0D6EC364" w14:textId="091D9902" w:rsidR="48AD191D" w:rsidRDefault="48AD191D" w:rsidP="1AFD5094">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Minor Type</w:t>
            </w:r>
          </w:p>
        </w:tc>
      </w:tr>
      <w:tr w:rsidR="1AFD5094" w14:paraId="046E9E65" w14:textId="77777777" w:rsidTr="1AFD5094">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6C270A04" w14:textId="47232502" w:rsidR="48AD191D" w:rsidRDefault="48AD191D" w:rsidP="1AFD5094">
            <w:pPr>
              <w:rPr>
                <w:rFonts w:eastAsiaTheme="minorEastAsia"/>
                <w:color w:val="FF0000"/>
                <w:sz w:val="24"/>
                <w:szCs w:val="24"/>
              </w:rPr>
            </w:pPr>
            <w:r w:rsidRPr="1AFD5094">
              <w:rPr>
                <w:rFonts w:eastAsiaTheme="minorEastAsia"/>
                <w:color w:val="FF0000"/>
                <w:sz w:val="24"/>
                <w:szCs w:val="24"/>
              </w:rPr>
              <w:t>AV</w:t>
            </w:r>
          </w:p>
        </w:tc>
        <w:tc>
          <w:tcPr>
            <w:tcW w:w="3795" w:type="dxa"/>
          </w:tcPr>
          <w:p w14:paraId="77A393C1" w14:textId="19CF8EF3" w:rsidR="48AD191D" w:rsidRDefault="48AD191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AP</w:t>
            </w:r>
          </w:p>
        </w:tc>
      </w:tr>
      <w:tr w:rsidR="1AFD5094" w14:paraId="7B7EA867" w14:textId="77777777" w:rsidTr="1AFD5094">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6430BAFF" w14:textId="156CD573" w:rsidR="1AFD5094" w:rsidRDefault="1AFD5094" w:rsidP="1AFD5094">
            <w:pPr>
              <w:rPr>
                <w:rFonts w:eastAsiaTheme="minorEastAsia"/>
                <w:color w:val="FF0000"/>
                <w:sz w:val="24"/>
                <w:szCs w:val="24"/>
              </w:rPr>
            </w:pPr>
          </w:p>
        </w:tc>
        <w:tc>
          <w:tcPr>
            <w:tcW w:w="3795" w:type="dxa"/>
          </w:tcPr>
          <w:p w14:paraId="239CE660" w14:textId="562F2870" w:rsidR="48AD191D" w:rsidRDefault="48AD191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1AFD5094">
              <w:rPr>
                <w:rFonts w:eastAsiaTheme="minorEastAsia"/>
                <w:sz w:val="24"/>
                <w:szCs w:val="24"/>
              </w:rPr>
              <w:t>BAa</w:t>
            </w:r>
            <w:proofErr w:type="spellEnd"/>
          </w:p>
        </w:tc>
      </w:tr>
      <w:tr w:rsidR="1AFD5094" w14:paraId="7DD3F005" w14:textId="77777777" w:rsidTr="1AFD5094">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01605B8E" w14:textId="156CD573" w:rsidR="1AFD5094" w:rsidRDefault="1AFD5094" w:rsidP="1AFD5094">
            <w:pPr>
              <w:rPr>
                <w:rFonts w:eastAsiaTheme="minorEastAsia"/>
                <w:color w:val="FF0000"/>
                <w:sz w:val="24"/>
                <w:szCs w:val="24"/>
              </w:rPr>
            </w:pPr>
          </w:p>
        </w:tc>
        <w:tc>
          <w:tcPr>
            <w:tcW w:w="3795" w:type="dxa"/>
          </w:tcPr>
          <w:p w14:paraId="03906143" w14:textId="4E33A7FC" w:rsidR="48AD191D" w:rsidRDefault="48AD191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1AFD5094">
              <w:rPr>
                <w:rFonts w:eastAsiaTheme="minorEastAsia"/>
                <w:sz w:val="24"/>
                <w:szCs w:val="24"/>
              </w:rPr>
              <w:t>BAb</w:t>
            </w:r>
            <w:proofErr w:type="spellEnd"/>
          </w:p>
        </w:tc>
      </w:tr>
      <w:tr w:rsidR="1AFD5094" w14:paraId="2DDCE557" w14:textId="77777777" w:rsidTr="1AFD5094">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34B0136D" w14:textId="156CD573" w:rsidR="1AFD5094" w:rsidRDefault="1AFD5094" w:rsidP="1AFD5094">
            <w:pPr>
              <w:rPr>
                <w:rFonts w:eastAsiaTheme="minorEastAsia"/>
                <w:color w:val="FF0000"/>
                <w:sz w:val="24"/>
                <w:szCs w:val="24"/>
              </w:rPr>
            </w:pPr>
          </w:p>
        </w:tc>
        <w:tc>
          <w:tcPr>
            <w:tcW w:w="3795" w:type="dxa"/>
          </w:tcPr>
          <w:p w14:paraId="355E2205" w14:textId="03160589" w:rsidR="48AD191D" w:rsidRDefault="48AD191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1AFD5094">
              <w:rPr>
                <w:rFonts w:eastAsiaTheme="minorEastAsia"/>
                <w:sz w:val="24"/>
                <w:szCs w:val="24"/>
              </w:rPr>
              <w:t>BAx</w:t>
            </w:r>
            <w:proofErr w:type="spellEnd"/>
          </w:p>
        </w:tc>
      </w:tr>
      <w:tr w:rsidR="1AFD5094" w14:paraId="2DBC51FC" w14:textId="77777777" w:rsidTr="1AFD5094">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188A3233" w14:textId="156CD573" w:rsidR="1AFD5094" w:rsidRDefault="1AFD5094" w:rsidP="1AFD5094">
            <w:pPr>
              <w:rPr>
                <w:rFonts w:eastAsiaTheme="minorEastAsia"/>
                <w:color w:val="FF0000"/>
                <w:sz w:val="24"/>
                <w:szCs w:val="24"/>
              </w:rPr>
            </w:pPr>
          </w:p>
        </w:tc>
        <w:tc>
          <w:tcPr>
            <w:tcW w:w="3795" w:type="dxa"/>
          </w:tcPr>
          <w:p w14:paraId="2AFF1E0F" w14:textId="0CA04C2A" w:rsidR="48AD191D" w:rsidRDefault="48AD191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BL</w:t>
            </w:r>
          </w:p>
        </w:tc>
      </w:tr>
      <w:tr w:rsidR="1AFD5094" w14:paraId="6E27C9DC" w14:textId="77777777" w:rsidTr="1AFD5094">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79FF6E97" w14:textId="156CD573" w:rsidR="1AFD5094" w:rsidRDefault="1AFD5094" w:rsidP="1AFD5094">
            <w:pPr>
              <w:rPr>
                <w:rFonts w:eastAsiaTheme="minorEastAsia"/>
                <w:color w:val="FF0000"/>
                <w:sz w:val="24"/>
                <w:szCs w:val="24"/>
              </w:rPr>
            </w:pPr>
          </w:p>
        </w:tc>
        <w:tc>
          <w:tcPr>
            <w:tcW w:w="3795" w:type="dxa"/>
          </w:tcPr>
          <w:p w14:paraId="7C34765E" w14:textId="676CD983" w:rsidR="48AD191D" w:rsidRDefault="48AD191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Has</w:t>
            </w:r>
          </w:p>
        </w:tc>
      </w:tr>
      <w:tr w:rsidR="1AFD5094" w14:paraId="66420D4B" w14:textId="77777777" w:rsidTr="1AFD5094">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67256CC6" w14:textId="156CD573" w:rsidR="1AFD5094" w:rsidRDefault="1AFD5094" w:rsidP="1AFD5094">
            <w:pPr>
              <w:rPr>
                <w:rFonts w:eastAsiaTheme="minorEastAsia"/>
                <w:color w:val="FF0000"/>
                <w:sz w:val="24"/>
                <w:szCs w:val="24"/>
              </w:rPr>
            </w:pPr>
          </w:p>
        </w:tc>
        <w:tc>
          <w:tcPr>
            <w:tcW w:w="3795" w:type="dxa"/>
          </w:tcPr>
          <w:p w14:paraId="5B568180" w14:textId="5C7151BE" w:rsidR="48AD191D" w:rsidRDefault="48AD191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1AFD5094">
              <w:rPr>
                <w:rFonts w:eastAsiaTheme="minorEastAsia"/>
                <w:sz w:val="24"/>
                <w:szCs w:val="24"/>
              </w:rPr>
              <w:t>Hsb</w:t>
            </w:r>
            <w:proofErr w:type="spellEnd"/>
          </w:p>
        </w:tc>
      </w:tr>
      <w:tr w:rsidR="1AFD5094" w14:paraId="247B4CD5" w14:textId="77777777" w:rsidTr="1AFD5094">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17C81331" w14:textId="27058AC8" w:rsidR="1AFD5094" w:rsidRDefault="1AFD5094" w:rsidP="1AFD5094">
            <w:pPr>
              <w:rPr>
                <w:rFonts w:eastAsiaTheme="minorEastAsia"/>
                <w:color w:val="FF0000"/>
                <w:sz w:val="24"/>
                <w:szCs w:val="24"/>
              </w:rPr>
            </w:pPr>
          </w:p>
        </w:tc>
        <w:tc>
          <w:tcPr>
            <w:tcW w:w="3795" w:type="dxa"/>
          </w:tcPr>
          <w:p w14:paraId="5CCA0DB3" w14:textId="77A7B7B2" w:rsidR="43397D85" w:rsidRDefault="43397D85"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1AFD5094">
              <w:rPr>
                <w:rFonts w:eastAsiaTheme="minorEastAsia"/>
                <w:sz w:val="24"/>
                <w:szCs w:val="24"/>
              </w:rPr>
              <w:t>HSx</w:t>
            </w:r>
            <w:proofErr w:type="spellEnd"/>
          </w:p>
        </w:tc>
      </w:tr>
      <w:tr w:rsidR="1AFD5094" w14:paraId="2B72C876" w14:textId="77777777" w:rsidTr="1AFD5094">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1C68E14B" w14:textId="58211F88" w:rsidR="43397D85" w:rsidRDefault="43397D85" w:rsidP="1AFD5094">
            <w:pPr>
              <w:rPr>
                <w:rFonts w:eastAsiaTheme="minorEastAsia"/>
                <w:color w:val="FF0000"/>
                <w:sz w:val="24"/>
                <w:szCs w:val="24"/>
              </w:rPr>
            </w:pPr>
            <w:r w:rsidRPr="1AFD5094">
              <w:rPr>
                <w:rFonts w:eastAsiaTheme="minorEastAsia"/>
                <w:color w:val="FF0000"/>
                <w:sz w:val="24"/>
                <w:szCs w:val="24"/>
              </w:rPr>
              <w:t>BA</w:t>
            </w:r>
          </w:p>
        </w:tc>
        <w:tc>
          <w:tcPr>
            <w:tcW w:w="3795" w:type="dxa"/>
          </w:tcPr>
          <w:p w14:paraId="23059882" w14:textId="71794AE2" w:rsidR="43397D85" w:rsidRDefault="43397D85"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AP</w:t>
            </w:r>
          </w:p>
        </w:tc>
      </w:tr>
      <w:tr w:rsidR="1AFD5094" w14:paraId="298CEEF1" w14:textId="77777777" w:rsidTr="1AFD5094">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5B13F88E" w14:textId="2116B0A7" w:rsidR="1AFD5094" w:rsidRDefault="1AFD5094" w:rsidP="1AFD5094">
            <w:pPr>
              <w:rPr>
                <w:rFonts w:eastAsiaTheme="minorEastAsia"/>
                <w:color w:val="FF0000"/>
                <w:sz w:val="24"/>
                <w:szCs w:val="24"/>
              </w:rPr>
            </w:pPr>
          </w:p>
        </w:tc>
        <w:tc>
          <w:tcPr>
            <w:tcW w:w="3795" w:type="dxa"/>
          </w:tcPr>
          <w:p w14:paraId="468C0BF3" w14:textId="489CD88F" w:rsidR="43397D85" w:rsidRDefault="43397D85"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1AFD5094">
              <w:rPr>
                <w:rFonts w:eastAsiaTheme="minorEastAsia"/>
                <w:sz w:val="24"/>
                <w:szCs w:val="24"/>
              </w:rPr>
              <w:t>BAa</w:t>
            </w:r>
            <w:proofErr w:type="spellEnd"/>
            <w:r w:rsidRPr="1AFD5094">
              <w:rPr>
                <w:rFonts w:eastAsiaTheme="minorEastAsia"/>
                <w:sz w:val="24"/>
                <w:szCs w:val="24"/>
              </w:rPr>
              <w:t xml:space="preserve">, </w:t>
            </w:r>
            <w:proofErr w:type="spellStart"/>
            <w:r w:rsidRPr="1AFD5094">
              <w:rPr>
                <w:rFonts w:eastAsiaTheme="minorEastAsia"/>
                <w:sz w:val="24"/>
                <w:szCs w:val="24"/>
              </w:rPr>
              <w:t>BAb</w:t>
            </w:r>
            <w:proofErr w:type="spellEnd"/>
            <w:r w:rsidRPr="1AFD5094">
              <w:rPr>
                <w:rFonts w:eastAsiaTheme="minorEastAsia"/>
                <w:sz w:val="24"/>
                <w:szCs w:val="24"/>
              </w:rPr>
              <w:t xml:space="preserve">, </w:t>
            </w:r>
            <w:proofErr w:type="spellStart"/>
            <w:r w:rsidRPr="1AFD5094">
              <w:rPr>
                <w:rFonts w:eastAsiaTheme="minorEastAsia"/>
                <w:sz w:val="24"/>
                <w:szCs w:val="24"/>
              </w:rPr>
              <w:t>BAx</w:t>
            </w:r>
            <w:proofErr w:type="spellEnd"/>
            <w:r w:rsidRPr="1AFD5094">
              <w:rPr>
                <w:rFonts w:eastAsiaTheme="minorEastAsia"/>
                <w:sz w:val="24"/>
                <w:szCs w:val="24"/>
              </w:rPr>
              <w:t>, BL</w:t>
            </w:r>
          </w:p>
        </w:tc>
      </w:tr>
      <w:tr w:rsidR="1AFD5094" w14:paraId="1B9A8946" w14:textId="77777777" w:rsidTr="1AFD5094">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371AD718" w14:textId="7463B5B1" w:rsidR="1AFD5094" w:rsidRDefault="1AFD5094" w:rsidP="1AFD5094">
            <w:pPr>
              <w:rPr>
                <w:rFonts w:eastAsiaTheme="minorEastAsia"/>
                <w:color w:val="FF0000"/>
                <w:sz w:val="24"/>
                <w:szCs w:val="24"/>
              </w:rPr>
            </w:pPr>
          </w:p>
        </w:tc>
        <w:tc>
          <w:tcPr>
            <w:tcW w:w="3795" w:type="dxa"/>
          </w:tcPr>
          <w:p w14:paraId="6159B24E" w14:textId="728A96F1" w:rsidR="43397D85" w:rsidRDefault="43397D85"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1AFD5094">
              <w:rPr>
                <w:rFonts w:eastAsiaTheme="minorEastAsia"/>
                <w:sz w:val="24"/>
                <w:szCs w:val="24"/>
              </w:rPr>
              <w:t>HSb</w:t>
            </w:r>
            <w:proofErr w:type="spellEnd"/>
            <w:r w:rsidRPr="1AFD5094">
              <w:rPr>
                <w:rFonts w:eastAsiaTheme="minorEastAsia"/>
                <w:sz w:val="24"/>
                <w:szCs w:val="24"/>
              </w:rPr>
              <w:t xml:space="preserve">, </w:t>
            </w:r>
            <w:proofErr w:type="spellStart"/>
            <w:r w:rsidRPr="1AFD5094">
              <w:rPr>
                <w:rFonts w:eastAsiaTheme="minorEastAsia"/>
                <w:sz w:val="24"/>
                <w:szCs w:val="24"/>
              </w:rPr>
              <w:t>HSx</w:t>
            </w:r>
            <w:proofErr w:type="spellEnd"/>
          </w:p>
        </w:tc>
      </w:tr>
      <w:tr w:rsidR="1AFD5094" w14:paraId="28A7ABBF" w14:textId="77777777" w:rsidTr="1AFD5094">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371EBDCC" w14:textId="713968DD" w:rsidR="1AFD5094" w:rsidRDefault="1AFD5094" w:rsidP="1AFD5094">
            <w:pPr>
              <w:rPr>
                <w:rFonts w:eastAsiaTheme="minorEastAsia"/>
                <w:color w:val="FF0000"/>
                <w:sz w:val="24"/>
                <w:szCs w:val="24"/>
              </w:rPr>
            </w:pPr>
          </w:p>
        </w:tc>
        <w:tc>
          <w:tcPr>
            <w:tcW w:w="3795" w:type="dxa"/>
          </w:tcPr>
          <w:p w14:paraId="737B4723" w14:textId="6FE70A08" w:rsidR="43397D85" w:rsidRDefault="43397D85"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1AFD5094">
              <w:rPr>
                <w:rFonts w:eastAsiaTheme="minorEastAsia"/>
                <w:sz w:val="24"/>
                <w:szCs w:val="24"/>
              </w:rPr>
              <w:t>HSx</w:t>
            </w:r>
            <w:proofErr w:type="spellEnd"/>
          </w:p>
        </w:tc>
      </w:tr>
      <w:tr w:rsidR="1AFD5094" w14:paraId="15B4A5BE" w14:textId="77777777" w:rsidTr="1AFD5094">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4B13DA10" w14:textId="3B98BACF" w:rsidR="43397D85" w:rsidRDefault="43397D85" w:rsidP="1AFD5094">
            <w:pPr>
              <w:rPr>
                <w:rFonts w:eastAsiaTheme="minorEastAsia"/>
                <w:color w:val="FF0000"/>
                <w:sz w:val="24"/>
                <w:szCs w:val="24"/>
              </w:rPr>
            </w:pPr>
            <w:r w:rsidRPr="1AFD5094">
              <w:rPr>
                <w:rFonts w:eastAsiaTheme="minorEastAsia"/>
                <w:color w:val="FF0000"/>
                <w:sz w:val="24"/>
                <w:szCs w:val="24"/>
              </w:rPr>
              <w:t>Fibroblast</w:t>
            </w:r>
          </w:p>
        </w:tc>
        <w:tc>
          <w:tcPr>
            <w:tcW w:w="3795" w:type="dxa"/>
          </w:tcPr>
          <w:p w14:paraId="48BCC22C" w14:textId="27D9613A" w:rsidR="43397D85" w:rsidRDefault="43397D85"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F1</w:t>
            </w:r>
            <w:r w:rsidR="026294D9" w:rsidRPr="1AFD5094">
              <w:rPr>
                <w:rFonts w:eastAsiaTheme="minorEastAsia"/>
                <w:sz w:val="24"/>
                <w:szCs w:val="24"/>
              </w:rPr>
              <w:t xml:space="preserve">, f2, F3, </w:t>
            </w:r>
            <w:proofErr w:type="spellStart"/>
            <w:r w:rsidR="026294D9" w:rsidRPr="1AFD5094">
              <w:rPr>
                <w:rFonts w:eastAsiaTheme="minorEastAsia"/>
                <w:sz w:val="24"/>
                <w:szCs w:val="24"/>
              </w:rPr>
              <w:t>Fx</w:t>
            </w:r>
            <w:proofErr w:type="spellEnd"/>
          </w:p>
        </w:tc>
      </w:tr>
      <w:tr w:rsidR="1AFD5094" w14:paraId="2077743E" w14:textId="77777777" w:rsidTr="1AFD5094">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4A3C8AAB" w14:textId="21820398" w:rsidR="1AFD5094" w:rsidRDefault="1AFD5094" w:rsidP="1AFD5094">
            <w:pPr>
              <w:rPr>
                <w:rFonts w:eastAsiaTheme="minorEastAsia"/>
                <w:color w:val="FF0000"/>
                <w:sz w:val="24"/>
                <w:szCs w:val="24"/>
              </w:rPr>
            </w:pPr>
          </w:p>
        </w:tc>
        <w:tc>
          <w:tcPr>
            <w:tcW w:w="3795" w:type="dxa"/>
          </w:tcPr>
          <w:p w14:paraId="7A9D61F8" w14:textId="64B8ABA4" w:rsidR="43397D85" w:rsidRDefault="43397D85"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I1 Myeloid cell</w:t>
            </w:r>
          </w:p>
        </w:tc>
      </w:tr>
      <w:tr w:rsidR="1AFD5094" w14:paraId="46E8A5C4" w14:textId="77777777" w:rsidTr="1AFD5094">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4F0BB6FA" w14:textId="47F7D89C" w:rsidR="1AFD5094" w:rsidRDefault="1AFD5094" w:rsidP="1AFD5094">
            <w:pPr>
              <w:rPr>
                <w:rFonts w:eastAsiaTheme="minorEastAsia"/>
                <w:color w:val="FF0000"/>
                <w:sz w:val="24"/>
                <w:szCs w:val="24"/>
              </w:rPr>
            </w:pPr>
          </w:p>
        </w:tc>
        <w:tc>
          <w:tcPr>
            <w:tcW w:w="3795" w:type="dxa"/>
          </w:tcPr>
          <w:p w14:paraId="00BF8378" w14:textId="286C123D" w:rsidR="43397D85" w:rsidRDefault="43397D85"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VL3 Pericyte</w:t>
            </w:r>
          </w:p>
        </w:tc>
      </w:tr>
      <w:tr w:rsidR="1AFD5094" w14:paraId="4FE9208E" w14:textId="77777777" w:rsidTr="1AFD5094">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627A2442" w14:textId="586C66C7" w:rsidR="1FD5BA81" w:rsidRDefault="1FD5BA81" w:rsidP="1AFD5094">
            <w:pPr>
              <w:rPr>
                <w:rFonts w:eastAsiaTheme="minorEastAsia"/>
                <w:color w:val="FF0000"/>
                <w:sz w:val="24"/>
                <w:szCs w:val="24"/>
              </w:rPr>
            </w:pPr>
            <w:r w:rsidRPr="1AFD5094">
              <w:rPr>
                <w:rFonts w:eastAsiaTheme="minorEastAsia"/>
                <w:color w:val="FF0000"/>
                <w:sz w:val="24"/>
                <w:szCs w:val="24"/>
              </w:rPr>
              <w:t>HS</w:t>
            </w:r>
          </w:p>
        </w:tc>
        <w:tc>
          <w:tcPr>
            <w:tcW w:w="3795" w:type="dxa"/>
          </w:tcPr>
          <w:p w14:paraId="742E19F0" w14:textId="06D53382"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AP</w:t>
            </w:r>
          </w:p>
        </w:tc>
      </w:tr>
      <w:tr w:rsidR="1AFD5094" w14:paraId="562710BB" w14:textId="77777777" w:rsidTr="1AFD5094">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0D0457FF" w14:textId="48501427" w:rsidR="1AFD5094" w:rsidRDefault="1AFD5094" w:rsidP="1AFD5094">
            <w:pPr>
              <w:rPr>
                <w:rFonts w:eastAsiaTheme="minorEastAsia"/>
                <w:color w:val="FF0000"/>
                <w:sz w:val="24"/>
                <w:szCs w:val="24"/>
              </w:rPr>
            </w:pPr>
          </w:p>
        </w:tc>
        <w:tc>
          <w:tcPr>
            <w:tcW w:w="3795" w:type="dxa"/>
          </w:tcPr>
          <w:p w14:paraId="377C1238" w14:textId="76415FC5"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1AFD5094">
              <w:rPr>
                <w:rFonts w:eastAsiaTheme="minorEastAsia"/>
                <w:sz w:val="24"/>
                <w:szCs w:val="24"/>
              </w:rPr>
              <w:t>BAb</w:t>
            </w:r>
            <w:proofErr w:type="spellEnd"/>
            <w:r w:rsidRPr="1AFD5094">
              <w:rPr>
                <w:rFonts w:eastAsiaTheme="minorEastAsia"/>
                <w:sz w:val="24"/>
                <w:szCs w:val="24"/>
              </w:rPr>
              <w:t xml:space="preserve">, </w:t>
            </w:r>
            <w:proofErr w:type="spellStart"/>
            <w:r w:rsidRPr="1AFD5094">
              <w:rPr>
                <w:rFonts w:eastAsiaTheme="minorEastAsia"/>
                <w:sz w:val="24"/>
                <w:szCs w:val="24"/>
              </w:rPr>
              <w:t>BAx</w:t>
            </w:r>
            <w:proofErr w:type="spellEnd"/>
            <w:r w:rsidRPr="1AFD5094">
              <w:rPr>
                <w:rFonts w:eastAsiaTheme="minorEastAsia"/>
                <w:sz w:val="24"/>
                <w:szCs w:val="24"/>
              </w:rPr>
              <w:t>, BL</w:t>
            </w:r>
          </w:p>
        </w:tc>
      </w:tr>
      <w:tr w:rsidR="1AFD5094" w14:paraId="716827FF" w14:textId="77777777" w:rsidTr="1AFD5094">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54B956E7" w14:textId="32C7842E" w:rsidR="1AFD5094" w:rsidRDefault="1AFD5094" w:rsidP="1AFD5094">
            <w:pPr>
              <w:rPr>
                <w:rFonts w:eastAsiaTheme="minorEastAsia"/>
                <w:color w:val="FF0000"/>
                <w:sz w:val="24"/>
                <w:szCs w:val="24"/>
              </w:rPr>
            </w:pPr>
          </w:p>
        </w:tc>
        <w:tc>
          <w:tcPr>
            <w:tcW w:w="3795" w:type="dxa"/>
          </w:tcPr>
          <w:p w14:paraId="05D743BA" w14:textId="4A494C85"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 xml:space="preserve">Has, </w:t>
            </w:r>
            <w:proofErr w:type="spellStart"/>
            <w:r w:rsidRPr="1AFD5094">
              <w:rPr>
                <w:rFonts w:eastAsiaTheme="minorEastAsia"/>
                <w:sz w:val="24"/>
                <w:szCs w:val="24"/>
              </w:rPr>
              <w:t>HSb</w:t>
            </w:r>
            <w:proofErr w:type="spellEnd"/>
            <w:r w:rsidRPr="1AFD5094">
              <w:rPr>
                <w:rFonts w:eastAsiaTheme="minorEastAsia"/>
                <w:sz w:val="24"/>
                <w:szCs w:val="24"/>
              </w:rPr>
              <w:t xml:space="preserve">, </w:t>
            </w:r>
            <w:proofErr w:type="spellStart"/>
            <w:r w:rsidRPr="1AFD5094">
              <w:rPr>
                <w:rFonts w:eastAsiaTheme="minorEastAsia"/>
                <w:sz w:val="24"/>
                <w:szCs w:val="24"/>
              </w:rPr>
              <w:t>HSx</w:t>
            </w:r>
            <w:proofErr w:type="spellEnd"/>
          </w:p>
        </w:tc>
      </w:tr>
      <w:tr w:rsidR="1AFD5094" w14:paraId="21D6D253" w14:textId="77777777" w:rsidTr="1AFD5094">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685F3CF2" w14:textId="5E7F2474" w:rsidR="1FD5BA81" w:rsidRDefault="1FD5BA81" w:rsidP="1AFD5094">
            <w:pPr>
              <w:rPr>
                <w:rFonts w:eastAsiaTheme="minorEastAsia"/>
                <w:color w:val="FF0000"/>
                <w:sz w:val="24"/>
                <w:szCs w:val="24"/>
              </w:rPr>
            </w:pPr>
            <w:r w:rsidRPr="1AFD5094">
              <w:rPr>
                <w:rFonts w:eastAsiaTheme="minorEastAsia"/>
                <w:color w:val="FF0000"/>
                <w:sz w:val="24"/>
                <w:szCs w:val="24"/>
              </w:rPr>
              <w:t>Immune</w:t>
            </w:r>
          </w:p>
        </w:tc>
        <w:tc>
          <w:tcPr>
            <w:tcW w:w="3795" w:type="dxa"/>
          </w:tcPr>
          <w:p w14:paraId="0D8CDB0F" w14:textId="557BD2B8"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 xml:space="preserve">F3, </w:t>
            </w:r>
            <w:proofErr w:type="spellStart"/>
            <w:r w:rsidRPr="1AFD5094">
              <w:rPr>
                <w:rFonts w:eastAsiaTheme="minorEastAsia"/>
                <w:sz w:val="24"/>
                <w:szCs w:val="24"/>
              </w:rPr>
              <w:t>Fx</w:t>
            </w:r>
            <w:proofErr w:type="spellEnd"/>
            <w:r w:rsidRPr="1AFD5094">
              <w:rPr>
                <w:rFonts w:eastAsiaTheme="minorEastAsia"/>
                <w:sz w:val="24"/>
                <w:szCs w:val="24"/>
              </w:rPr>
              <w:t xml:space="preserve"> Fibroblast</w:t>
            </w:r>
          </w:p>
        </w:tc>
      </w:tr>
      <w:tr w:rsidR="1AFD5094" w14:paraId="04B342F9" w14:textId="77777777" w:rsidTr="1AFD5094">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4125FFA7" w14:textId="1F53D0B6" w:rsidR="1AFD5094" w:rsidRDefault="1AFD5094" w:rsidP="1AFD5094">
            <w:pPr>
              <w:rPr>
                <w:rFonts w:eastAsiaTheme="minorEastAsia"/>
                <w:color w:val="FF0000"/>
                <w:sz w:val="24"/>
                <w:szCs w:val="24"/>
              </w:rPr>
            </w:pPr>
          </w:p>
        </w:tc>
        <w:tc>
          <w:tcPr>
            <w:tcW w:w="3795" w:type="dxa"/>
          </w:tcPr>
          <w:p w14:paraId="640232A7" w14:textId="2B7C5242"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I1 Myeloid cell</w:t>
            </w:r>
          </w:p>
        </w:tc>
      </w:tr>
      <w:tr w:rsidR="1AFD5094" w14:paraId="33ECF163" w14:textId="77777777" w:rsidTr="1AFD5094">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6CCB26BA" w14:textId="4FA4DD21" w:rsidR="1AFD5094" w:rsidRDefault="1AFD5094" w:rsidP="1AFD5094">
            <w:pPr>
              <w:rPr>
                <w:rFonts w:eastAsiaTheme="minorEastAsia"/>
                <w:color w:val="FF0000"/>
                <w:sz w:val="24"/>
                <w:szCs w:val="24"/>
              </w:rPr>
            </w:pPr>
          </w:p>
        </w:tc>
        <w:tc>
          <w:tcPr>
            <w:tcW w:w="3795" w:type="dxa"/>
          </w:tcPr>
          <w:p w14:paraId="09ADD540" w14:textId="18D6853D"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I2 NK cell</w:t>
            </w:r>
          </w:p>
        </w:tc>
      </w:tr>
      <w:tr w:rsidR="1AFD5094" w14:paraId="14EE82A8" w14:textId="77777777" w:rsidTr="1AFD5094">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67D15B66" w14:textId="5884AC57" w:rsidR="1AFD5094" w:rsidRDefault="1AFD5094" w:rsidP="1AFD5094">
            <w:pPr>
              <w:rPr>
                <w:rFonts w:eastAsiaTheme="minorEastAsia"/>
                <w:color w:val="FF0000"/>
                <w:sz w:val="24"/>
                <w:szCs w:val="24"/>
              </w:rPr>
            </w:pPr>
          </w:p>
        </w:tc>
        <w:tc>
          <w:tcPr>
            <w:tcW w:w="3795" w:type="dxa"/>
          </w:tcPr>
          <w:p w14:paraId="78B0362C" w14:textId="53E5E650"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I3 T cell</w:t>
            </w:r>
          </w:p>
        </w:tc>
      </w:tr>
      <w:tr w:rsidR="1AFD5094" w14:paraId="7FABC03C" w14:textId="77777777" w:rsidTr="1AFD5094">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248C3174" w14:textId="67FF6E79" w:rsidR="1AFD5094" w:rsidRDefault="1AFD5094" w:rsidP="1AFD5094">
            <w:pPr>
              <w:rPr>
                <w:rFonts w:eastAsiaTheme="minorEastAsia"/>
                <w:color w:val="FF0000"/>
                <w:sz w:val="24"/>
                <w:szCs w:val="24"/>
              </w:rPr>
            </w:pPr>
          </w:p>
        </w:tc>
        <w:tc>
          <w:tcPr>
            <w:tcW w:w="3795" w:type="dxa"/>
          </w:tcPr>
          <w:p w14:paraId="5D847108" w14:textId="18E4AE3F"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I4 B cell</w:t>
            </w:r>
          </w:p>
        </w:tc>
      </w:tr>
      <w:tr w:rsidR="1AFD5094" w14:paraId="2B23E998" w14:textId="77777777" w:rsidTr="1AFD5094">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0B19DFB5" w14:textId="099D0954" w:rsidR="1AFD5094" w:rsidRDefault="1AFD5094" w:rsidP="1AFD5094">
            <w:pPr>
              <w:rPr>
                <w:rFonts w:eastAsiaTheme="minorEastAsia"/>
                <w:color w:val="FF0000"/>
                <w:sz w:val="24"/>
                <w:szCs w:val="24"/>
              </w:rPr>
            </w:pPr>
          </w:p>
        </w:tc>
        <w:tc>
          <w:tcPr>
            <w:tcW w:w="3795" w:type="dxa"/>
          </w:tcPr>
          <w:p w14:paraId="3A09289F" w14:textId="7961A645"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I5 Plasma cell</w:t>
            </w:r>
          </w:p>
        </w:tc>
      </w:tr>
      <w:tr w:rsidR="1AFD5094" w14:paraId="7E634A8B" w14:textId="77777777" w:rsidTr="1AFD5094">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2076B799" w14:textId="4F668923" w:rsidR="1AFD5094" w:rsidRDefault="1AFD5094" w:rsidP="1AFD5094">
            <w:pPr>
              <w:rPr>
                <w:rFonts w:eastAsiaTheme="minorEastAsia"/>
                <w:color w:val="FF0000"/>
                <w:sz w:val="24"/>
                <w:szCs w:val="24"/>
              </w:rPr>
            </w:pPr>
          </w:p>
        </w:tc>
        <w:tc>
          <w:tcPr>
            <w:tcW w:w="3795" w:type="dxa"/>
          </w:tcPr>
          <w:p w14:paraId="593D7DEC" w14:textId="74CD3809"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VL2 Vascular endothelial</w:t>
            </w:r>
          </w:p>
        </w:tc>
      </w:tr>
      <w:tr w:rsidR="1AFD5094" w14:paraId="43C12FA5" w14:textId="77777777" w:rsidTr="1AFD5094">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0F204CD3" w14:textId="16C5FBB5" w:rsidR="1AFD5094" w:rsidRDefault="1AFD5094" w:rsidP="1AFD5094">
            <w:pPr>
              <w:rPr>
                <w:rFonts w:eastAsiaTheme="minorEastAsia"/>
                <w:color w:val="FF0000"/>
                <w:sz w:val="24"/>
                <w:szCs w:val="24"/>
              </w:rPr>
            </w:pPr>
          </w:p>
        </w:tc>
        <w:tc>
          <w:tcPr>
            <w:tcW w:w="3795" w:type="dxa"/>
          </w:tcPr>
          <w:p w14:paraId="18626558" w14:textId="5DBAEBA2"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VL3 Pericyte</w:t>
            </w:r>
          </w:p>
        </w:tc>
      </w:tr>
      <w:tr w:rsidR="1AFD5094" w14:paraId="4F3E1B10" w14:textId="77777777" w:rsidTr="1AFD5094">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75148E72" w14:textId="0CE6F412" w:rsidR="1FD5BA81" w:rsidRDefault="1FD5BA81" w:rsidP="1AFD5094">
            <w:pPr>
              <w:rPr>
                <w:rFonts w:eastAsiaTheme="minorEastAsia"/>
                <w:color w:val="FF0000"/>
                <w:sz w:val="24"/>
                <w:szCs w:val="24"/>
              </w:rPr>
            </w:pPr>
            <w:r w:rsidRPr="1AFD5094">
              <w:rPr>
                <w:rFonts w:eastAsiaTheme="minorEastAsia"/>
                <w:color w:val="FF0000"/>
                <w:sz w:val="24"/>
                <w:szCs w:val="24"/>
              </w:rPr>
              <w:t>Vascular and lymphatic</w:t>
            </w:r>
          </w:p>
        </w:tc>
        <w:tc>
          <w:tcPr>
            <w:tcW w:w="3795" w:type="dxa"/>
          </w:tcPr>
          <w:p w14:paraId="736ADCF6" w14:textId="7627262D"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 xml:space="preserve">F3, </w:t>
            </w:r>
            <w:proofErr w:type="spellStart"/>
            <w:r w:rsidRPr="1AFD5094">
              <w:rPr>
                <w:rFonts w:eastAsiaTheme="minorEastAsia"/>
                <w:sz w:val="24"/>
                <w:szCs w:val="24"/>
              </w:rPr>
              <w:t>Fx</w:t>
            </w:r>
            <w:proofErr w:type="spellEnd"/>
            <w:r w:rsidRPr="1AFD5094">
              <w:rPr>
                <w:rFonts w:eastAsiaTheme="minorEastAsia"/>
                <w:sz w:val="24"/>
                <w:szCs w:val="24"/>
              </w:rPr>
              <w:t xml:space="preserve"> Fibroblast</w:t>
            </w:r>
          </w:p>
        </w:tc>
      </w:tr>
      <w:tr w:rsidR="1AFD5094" w14:paraId="5CB91BF2" w14:textId="77777777" w:rsidTr="1AFD5094">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58758ED6" w14:textId="26195446" w:rsidR="1AFD5094" w:rsidRDefault="1AFD5094" w:rsidP="1AFD5094">
            <w:pPr>
              <w:rPr>
                <w:rFonts w:eastAsiaTheme="minorEastAsia"/>
                <w:sz w:val="24"/>
                <w:szCs w:val="24"/>
              </w:rPr>
            </w:pPr>
          </w:p>
        </w:tc>
        <w:tc>
          <w:tcPr>
            <w:tcW w:w="3795" w:type="dxa"/>
          </w:tcPr>
          <w:p w14:paraId="34C1033B" w14:textId="75F9C529"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VL1 Lymphatic endothelial</w:t>
            </w:r>
          </w:p>
        </w:tc>
      </w:tr>
      <w:tr w:rsidR="1AFD5094" w14:paraId="361F104E" w14:textId="77777777" w:rsidTr="1AFD5094">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4DB6A0C0" w14:textId="4FDFE069" w:rsidR="1AFD5094" w:rsidRDefault="1AFD5094" w:rsidP="1AFD5094">
            <w:pPr>
              <w:rPr>
                <w:rFonts w:eastAsiaTheme="minorEastAsia"/>
                <w:sz w:val="24"/>
                <w:szCs w:val="24"/>
              </w:rPr>
            </w:pPr>
          </w:p>
        </w:tc>
        <w:tc>
          <w:tcPr>
            <w:tcW w:w="3795" w:type="dxa"/>
          </w:tcPr>
          <w:p w14:paraId="66C6290B" w14:textId="17B85793"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VL2 Vascular endothelial</w:t>
            </w:r>
          </w:p>
        </w:tc>
      </w:tr>
      <w:tr w:rsidR="1AFD5094" w14:paraId="168D9A80" w14:textId="77777777" w:rsidTr="1AFD5094">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1645B3C7" w14:textId="0782570F" w:rsidR="1AFD5094" w:rsidRDefault="1AFD5094" w:rsidP="1AFD5094">
            <w:pPr>
              <w:rPr>
                <w:rFonts w:eastAsiaTheme="minorEastAsia"/>
                <w:sz w:val="24"/>
                <w:szCs w:val="24"/>
              </w:rPr>
            </w:pPr>
          </w:p>
        </w:tc>
        <w:tc>
          <w:tcPr>
            <w:tcW w:w="3795" w:type="dxa"/>
          </w:tcPr>
          <w:p w14:paraId="161CEB33" w14:textId="1DCFA0CA"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VL3 Pericyte</w:t>
            </w:r>
          </w:p>
        </w:tc>
      </w:tr>
    </w:tbl>
    <w:p w14:paraId="55F2AF8F" w14:textId="622CD28E" w:rsidR="3AFF0D99" w:rsidRDefault="56CDDE04" w:rsidP="1AFD5094">
      <w:pPr>
        <w:spacing w:after="0"/>
        <w:jc w:val="center"/>
        <w:rPr>
          <w:rFonts w:eastAsiaTheme="minorEastAsia"/>
          <w:sz w:val="24"/>
          <w:szCs w:val="24"/>
        </w:rPr>
      </w:pPr>
      <w:r w:rsidRPr="1AFD5094">
        <w:rPr>
          <w:rFonts w:eastAsiaTheme="minorEastAsia"/>
          <w:sz w:val="24"/>
          <w:szCs w:val="24"/>
        </w:rPr>
        <w:t xml:space="preserve">Table 3: </w:t>
      </w:r>
      <w:r w:rsidR="3A650B8C" w:rsidRPr="1AFD5094">
        <w:rPr>
          <w:rFonts w:eastAsiaTheme="minorEastAsia"/>
          <w:sz w:val="24"/>
          <w:szCs w:val="24"/>
        </w:rPr>
        <w:t xml:space="preserve">Identification of major and </w:t>
      </w:r>
    </w:p>
    <w:p w14:paraId="74D26F2B" w14:textId="70C14C12" w:rsidR="3AFF0D99" w:rsidRDefault="3A650B8C" w:rsidP="1AFD5094">
      <w:pPr>
        <w:spacing w:after="0"/>
        <w:jc w:val="center"/>
        <w:rPr>
          <w:rFonts w:eastAsiaTheme="minorEastAsia"/>
          <w:sz w:val="24"/>
          <w:szCs w:val="24"/>
        </w:rPr>
      </w:pPr>
      <w:r w:rsidRPr="1AFD5094">
        <w:rPr>
          <w:rFonts w:eastAsiaTheme="minorEastAsia"/>
          <w:sz w:val="24"/>
          <w:szCs w:val="24"/>
        </w:rPr>
        <w:t xml:space="preserve">minor cell types from </w:t>
      </w:r>
      <w:r w:rsidR="0E9C63E3" w:rsidRPr="1AFD5094">
        <w:rPr>
          <w:rFonts w:eastAsiaTheme="minorEastAsia"/>
          <w:sz w:val="24"/>
          <w:szCs w:val="24"/>
        </w:rPr>
        <w:t>Pan</w:t>
      </w:r>
      <w:r w:rsidRPr="1AFD5094">
        <w:rPr>
          <w:rFonts w:eastAsiaTheme="minorEastAsia"/>
          <w:sz w:val="24"/>
          <w:szCs w:val="24"/>
        </w:rPr>
        <w:t xml:space="preserve"> et al. [11].</w:t>
      </w:r>
    </w:p>
    <w:p w14:paraId="48B150A7" w14:textId="2CB4AB17" w:rsidR="1AFD5094" w:rsidRDefault="1AFD5094" w:rsidP="1AFD5094">
      <w:pPr>
        <w:spacing w:after="0"/>
        <w:rPr>
          <w:rFonts w:eastAsiaTheme="minorEastAsia"/>
          <w:sz w:val="24"/>
          <w:szCs w:val="24"/>
        </w:rPr>
      </w:pPr>
    </w:p>
    <w:p w14:paraId="2F686C37" w14:textId="6A937D43" w:rsidR="6A64DA03" w:rsidRDefault="5302733A" w:rsidP="1AFD5094">
      <w:pPr>
        <w:rPr>
          <w:rFonts w:eastAsiaTheme="minorEastAsia"/>
          <w:sz w:val="24"/>
          <w:szCs w:val="24"/>
        </w:rPr>
      </w:pPr>
      <w:r w:rsidRPr="1AFD5094">
        <w:rPr>
          <w:rFonts w:eastAsiaTheme="minorEastAsia"/>
          <w:sz w:val="24"/>
          <w:szCs w:val="24"/>
        </w:rPr>
        <w:t xml:space="preserve">We then </w:t>
      </w:r>
      <w:r w:rsidR="67BFD0CF" w:rsidRPr="1AFD5094">
        <w:rPr>
          <w:rFonts w:eastAsiaTheme="minorEastAsia"/>
          <w:sz w:val="24"/>
          <w:szCs w:val="24"/>
        </w:rPr>
        <w:t xml:space="preserve">investigated </w:t>
      </w:r>
      <w:r w:rsidRPr="1AFD5094">
        <w:rPr>
          <w:rFonts w:eastAsiaTheme="minorEastAsia"/>
          <w:sz w:val="24"/>
          <w:szCs w:val="24"/>
        </w:rPr>
        <w:t>the potential correlation between cellular fractions and clinical outcomes in the TCGA BRCA cohort. T</w:t>
      </w:r>
      <w:r w:rsidR="644970EA" w:rsidRPr="1AFD5094">
        <w:rPr>
          <w:rFonts w:eastAsiaTheme="minorEastAsia"/>
          <w:sz w:val="24"/>
          <w:szCs w:val="24"/>
        </w:rPr>
        <w:t xml:space="preserve">o this end, we conducted survival analyses using TCGA clinical data obtained through the </w:t>
      </w:r>
      <w:proofErr w:type="spellStart"/>
      <w:r w:rsidR="644970EA" w:rsidRPr="1AFD5094">
        <w:rPr>
          <w:rFonts w:eastAsiaTheme="minorEastAsia"/>
          <w:sz w:val="24"/>
          <w:szCs w:val="24"/>
        </w:rPr>
        <w:t>cBioPortal</w:t>
      </w:r>
      <w:proofErr w:type="spellEnd"/>
      <w:r w:rsidR="644970EA" w:rsidRPr="1AFD5094">
        <w:rPr>
          <w:rFonts w:eastAsiaTheme="minorEastAsia"/>
          <w:sz w:val="24"/>
          <w:szCs w:val="24"/>
        </w:rPr>
        <w:t xml:space="preserve"> and the </w:t>
      </w:r>
      <w:proofErr w:type="spellStart"/>
      <w:r w:rsidR="644970EA" w:rsidRPr="1AFD5094">
        <w:rPr>
          <w:rFonts w:eastAsiaTheme="minorEastAsia"/>
          <w:sz w:val="24"/>
          <w:szCs w:val="24"/>
        </w:rPr>
        <w:t>cBioPortalData</w:t>
      </w:r>
      <w:proofErr w:type="spellEnd"/>
      <w:r w:rsidR="644970EA" w:rsidRPr="1AFD5094">
        <w:rPr>
          <w:rFonts w:eastAsiaTheme="minorEastAsia"/>
          <w:sz w:val="24"/>
          <w:szCs w:val="24"/>
        </w:rPr>
        <w:t xml:space="preserve"> R package. Specifically, we utilized a median-point strategy to divide patients into low and high cell type proportions</w:t>
      </w:r>
      <w:r w:rsidR="498BF311" w:rsidRPr="1AFD5094">
        <w:rPr>
          <w:rFonts w:eastAsiaTheme="minorEastAsia"/>
          <w:sz w:val="24"/>
          <w:szCs w:val="24"/>
        </w:rPr>
        <w:t xml:space="preserve">. We then </w:t>
      </w:r>
      <w:r w:rsidR="644970EA" w:rsidRPr="1AFD5094">
        <w:rPr>
          <w:rFonts w:eastAsiaTheme="minorEastAsia"/>
          <w:sz w:val="24"/>
          <w:szCs w:val="24"/>
        </w:rPr>
        <w:t>performed Kaplan-Meier survival analyses with a log-rank test using a Cox's proportional</w:t>
      </w:r>
      <w:r w:rsidR="2C7A090F" w:rsidRPr="1AFD5094">
        <w:rPr>
          <w:rFonts w:eastAsiaTheme="minorEastAsia"/>
          <w:sz w:val="24"/>
          <w:szCs w:val="24"/>
        </w:rPr>
        <w:t>-</w:t>
      </w:r>
      <w:r w:rsidR="644970EA" w:rsidRPr="1AFD5094">
        <w:rPr>
          <w:rFonts w:eastAsiaTheme="minorEastAsia"/>
          <w:sz w:val="24"/>
          <w:szCs w:val="24"/>
        </w:rPr>
        <w:lastRenderedPageBreak/>
        <w:t>hazard model from the Python package</w:t>
      </w:r>
      <w:r w:rsidR="60AA72F1" w:rsidRPr="1AFD5094">
        <w:rPr>
          <w:rFonts w:eastAsiaTheme="minorEastAsia"/>
          <w:sz w:val="24"/>
          <w:szCs w:val="24"/>
        </w:rPr>
        <w:t>,</w:t>
      </w:r>
      <w:r w:rsidR="644970EA" w:rsidRPr="1AFD5094">
        <w:rPr>
          <w:rFonts w:eastAsiaTheme="minorEastAsia"/>
          <w:sz w:val="24"/>
          <w:szCs w:val="24"/>
        </w:rPr>
        <w:t xml:space="preserve"> </w:t>
      </w:r>
      <w:r w:rsidR="644970EA" w:rsidRPr="1AFD5094">
        <w:rPr>
          <w:rFonts w:eastAsiaTheme="minorEastAsia"/>
          <w:i/>
          <w:iCs/>
          <w:sz w:val="24"/>
          <w:szCs w:val="24"/>
        </w:rPr>
        <w:t>lifeline</w:t>
      </w:r>
      <w:r w:rsidR="0DE4EBBF" w:rsidRPr="1AFD5094">
        <w:rPr>
          <w:rFonts w:eastAsiaTheme="minorEastAsia"/>
          <w:i/>
          <w:iCs/>
          <w:sz w:val="24"/>
          <w:szCs w:val="24"/>
        </w:rPr>
        <w:t>s</w:t>
      </w:r>
      <w:r w:rsidR="644970EA" w:rsidRPr="1AFD5094">
        <w:rPr>
          <w:rFonts w:eastAsiaTheme="minorEastAsia"/>
          <w:sz w:val="24"/>
          <w:szCs w:val="24"/>
        </w:rPr>
        <w:t xml:space="preserve">. We then computed the </w:t>
      </w:r>
      <w:r w:rsidR="2F61C06D" w:rsidRPr="1AFD5094">
        <w:rPr>
          <w:rFonts w:eastAsiaTheme="minorEastAsia"/>
          <w:sz w:val="24"/>
          <w:szCs w:val="24"/>
        </w:rPr>
        <w:t>h</w:t>
      </w:r>
      <w:r w:rsidR="644970EA" w:rsidRPr="1AFD5094">
        <w:rPr>
          <w:rFonts w:eastAsiaTheme="minorEastAsia"/>
          <w:sz w:val="24"/>
          <w:szCs w:val="24"/>
        </w:rPr>
        <w:t xml:space="preserve">azard </w:t>
      </w:r>
      <w:r w:rsidR="374E28AB" w:rsidRPr="1AFD5094">
        <w:rPr>
          <w:rFonts w:eastAsiaTheme="minorEastAsia"/>
          <w:sz w:val="24"/>
          <w:szCs w:val="24"/>
        </w:rPr>
        <w:t>r</w:t>
      </w:r>
      <w:r w:rsidR="644970EA" w:rsidRPr="1AFD5094">
        <w:rPr>
          <w:rFonts w:eastAsiaTheme="minorEastAsia"/>
          <w:sz w:val="24"/>
          <w:szCs w:val="24"/>
        </w:rPr>
        <w:t xml:space="preserve">atio with a 95% </w:t>
      </w:r>
      <w:r w:rsidR="78F68745" w:rsidRPr="1AFD5094">
        <w:rPr>
          <w:rFonts w:eastAsiaTheme="minorEastAsia"/>
          <w:sz w:val="24"/>
          <w:szCs w:val="24"/>
        </w:rPr>
        <w:t>c</w:t>
      </w:r>
      <w:r w:rsidR="644970EA" w:rsidRPr="1AFD5094">
        <w:rPr>
          <w:rFonts w:eastAsiaTheme="minorEastAsia"/>
          <w:sz w:val="24"/>
          <w:szCs w:val="24"/>
        </w:rPr>
        <w:t xml:space="preserve">onfidence </w:t>
      </w:r>
      <w:r w:rsidR="6A9237E7" w:rsidRPr="1AFD5094">
        <w:rPr>
          <w:rFonts w:eastAsiaTheme="minorEastAsia"/>
          <w:sz w:val="24"/>
          <w:szCs w:val="24"/>
        </w:rPr>
        <w:t>i</w:t>
      </w:r>
      <w:r w:rsidR="644970EA" w:rsidRPr="1AFD5094">
        <w:rPr>
          <w:rFonts w:eastAsiaTheme="minorEastAsia"/>
          <w:sz w:val="24"/>
          <w:szCs w:val="24"/>
        </w:rPr>
        <w:t xml:space="preserve">nterval and corresponding p-values, and generated Kaplan-Meier curves using </w:t>
      </w:r>
      <w:r w:rsidR="1F79EB00" w:rsidRPr="1AFD5094">
        <w:rPr>
          <w:rFonts w:eastAsiaTheme="minorEastAsia"/>
          <w:sz w:val="24"/>
          <w:szCs w:val="24"/>
        </w:rPr>
        <w:t>the Kaplan</w:t>
      </w:r>
      <w:r w:rsidR="5EC81827" w:rsidRPr="1AFD5094">
        <w:rPr>
          <w:rFonts w:eastAsiaTheme="minorEastAsia"/>
          <w:sz w:val="24"/>
          <w:szCs w:val="24"/>
        </w:rPr>
        <w:t xml:space="preserve"> Meier Estimato</w:t>
      </w:r>
      <w:r w:rsidR="0AE17F3E" w:rsidRPr="1AFD5094">
        <w:rPr>
          <w:rFonts w:eastAsiaTheme="minorEastAsia"/>
          <w:sz w:val="24"/>
          <w:szCs w:val="24"/>
        </w:rPr>
        <w:t xml:space="preserve">r function in the </w:t>
      </w:r>
      <w:r w:rsidR="644970EA" w:rsidRPr="1AFD5094">
        <w:rPr>
          <w:rFonts w:eastAsiaTheme="minorEastAsia"/>
          <w:sz w:val="24"/>
          <w:szCs w:val="24"/>
        </w:rPr>
        <w:t>Python</w:t>
      </w:r>
      <w:r w:rsidR="221A4D2A" w:rsidRPr="1AFD5094">
        <w:rPr>
          <w:rFonts w:eastAsiaTheme="minorEastAsia"/>
          <w:sz w:val="24"/>
          <w:szCs w:val="24"/>
        </w:rPr>
        <w:t xml:space="preserve"> package</w:t>
      </w:r>
      <w:r w:rsidR="6720A8BF" w:rsidRPr="1AFD5094">
        <w:rPr>
          <w:rFonts w:eastAsiaTheme="minorEastAsia"/>
          <w:sz w:val="24"/>
          <w:szCs w:val="24"/>
        </w:rPr>
        <w:t xml:space="preserve">, </w:t>
      </w:r>
      <w:r w:rsidR="644970EA" w:rsidRPr="1AFD5094">
        <w:rPr>
          <w:rFonts w:eastAsiaTheme="minorEastAsia"/>
          <w:i/>
          <w:iCs/>
          <w:sz w:val="24"/>
          <w:szCs w:val="24"/>
        </w:rPr>
        <w:t>scikit-survival</w:t>
      </w:r>
      <w:r w:rsidR="644970EA" w:rsidRPr="1AFD5094">
        <w:rPr>
          <w:rFonts w:eastAsiaTheme="minorEastAsia"/>
          <w:sz w:val="24"/>
          <w:szCs w:val="24"/>
        </w:rPr>
        <w:t>. Overall, these analyses allowed us to assess any potential associations between cellular alterations and clinical outcomes, including overall survival (OS) and disease-free survival (DFS) of patients in the TCGA BRCA cohort.</w:t>
      </w:r>
    </w:p>
    <w:p w14:paraId="46398731" w14:textId="68C1B372" w:rsidR="22C55B70" w:rsidRDefault="3E3ABE46" w:rsidP="1AFD5094">
      <w:pPr>
        <w:rPr>
          <w:rFonts w:eastAsiaTheme="minorEastAsia"/>
          <w:sz w:val="24"/>
          <w:szCs w:val="24"/>
        </w:rPr>
      </w:pPr>
      <w:r w:rsidRPr="1AFD5094">
        <w:rPr>
          <w:rFonts w:eastAsiaTheme="minorEastAsia"/>
          <w:sz w:val="24"/>
          <w:szCs w:val="24"/>
        </w:rPr>
        <w:t>T</w:t>
      </w:r>
      <w:r w:rsidR="30BE4A59" w:rsidRPr="1AFD5094">
        <w:rPr>
          <w:rFonts w:eastAsiaTheme="minorEastAsia"/>
          <w:sz w:val="24"/>
          <w:szCs w:val="24"/>
        </w:rPr>
        <w:t>o identify oncogenes</w:t>
      </w:r>
      <w:r w:rsidR="378C2C3D" w:rsidRPr="1AFD5094">
        <w:rPr>
          <w:rFonts w:eastAsiaTheme="minorEastAsia"/>
          <w:sz w:val="24"/>
          <w:szCs w:val="24"/>
        </w:rPr>
        <w:t xml:space="preserve"> from the</w:t>
      </w:r>
      <w:r w:rsidR="30BE4A59" w:rsidRPr="1AFD5094">
        <w:rPr>
          <w:rFonts w:eastAsiaTheme="minorEastAsia"/>
          <w:sz w:val="24"/>
          <w:szCs w:val="24"/>
        </w:rPr>
        <w:t xml:space="preserve"> estimated cell proportions we use</w:t>
      </w:r>
      <w:r w:rsidR="54BCF8C7" w:rsidRPr="1AFD5094">
        <w:rPr>
          <w:rFonts w:eastAsiaTheme="minorEastAsia"/>
          <w:sz w:val="24"/>
          <w:szCs w:val="24"/>
        </w:rPr>
        <w:t>d</w:t>
      </w:r>
      <w:r w:rsidR="30BE4A59" w:rsidRPr="1AFD5094">
        <w:rPr>
          <w:rFonts w:eastAsiaTheme="minorEastAsia"/>
          <w:sz w:val="24"/>
          <w:szCs w:val="24"/>
        </w:rPr>
        <w:t xml:space="preserve"> </w:t>
      </w:r>
      <w:r w:rsidR="589435C3" w:rsidRPr="1AFD5094">
        <w:rPr>
          <w:rFonts w:eastAsiaTheme="minorEastAsia"/>
          <w:sz w:val="24"/>
          <w:szCs w:val="24"/>
        </w:rPr>
        <w:t>the</w:t>
      </w:r>
      <w:r w:rsidR="37BDE934" w:rsidRPr="1AFD5094">
        <w:rPr>
          <w:rFonts w:eastAsiaTheme="minorEastAsia"/>
          <w:sz w:val="24"/>
          <w:szCs w:val="24"/>
        </w:rPr>
        <w:t xml:space="preserve"> </w:t>
      </w:r>
      <w:proofErr w:type="spellStart"/>
      <w:r w:rsidR="37BDE934" w:rsidRPr="1AFD5094">
        <w:rPr>
          <w:rFonts w:eastAsiaTheme="minorEastAsia"/>
          <w:sz w:val="24"/>
          <w:szCs w:val="24"/>
        </w:rPr>
        <w:t>PROGENy</w:t>
      </w:r>
      <w:proofErr w:type="spellEnd"/>
      <w:r w:rsidR="37BDE934" w:rsidRPr="1AFD5094">
        <w:rPr>
          <w:rFonts w:eastAsiaTheme="minorEastAsia"/>
          <w:sz w:val="24"/>
          <w:szCs w:val="24"/>
        </w:rPr>
        <w:t xml:space="preserve"> R package, and the Python package,</w:t>
      </w:r>
      <w:r w:rsidR="37BDE934" w:rsidRPr="1AFD5094">
        <w:rPr>
          <w:rFonts w:eastAsiaTheme="minorEastAsia"/>
          <w:i/>
          <w:iCs/>
          <w:sz w:val="24"/>
          <w:szCs w:val="24"/>
        </w:rPr>
        <w:t xml:space="preserve"> decoupler.</w:t>
      </w:r>
      <w:r w:rsidR="589435C3" w:rsidRPr="1AFD5094">
        <w:rPr>
          <w:rFonts w:eastAsiaTheme="minorEastAsia"/>
          <w:sz w:val="24"/>
          <w:szCs w:val="24"/>
        </w:rPr>
        <w:t xml:space="preserve"> </w:t>
      </w:r>
      <w:proofErr w:type="spellStart"/>
      <w:r w:rsidR="4E82CA07" w:rsidRPr="1AFD5094">
        <w:rPr>
          <w:rFonts w:eastAsiaTheme="minorEastAsia"/>
          <w:sz w:val="24"/>
          <w:szCs w:val="24"/>
        </w:rPr>
        <w:t>PROGENy</w:t>
      </w:r>
      <w:proofErr w:type="spellEnd"/>
      <w:r w:rsidR="4E82CA07" w:rsidRPr="1AFD5094">
        <w:rPr>
          <w:rFonts w:eastAsiaTheme="minorEastAsia"/>
          <w:sz w:val="24"/>
          <w:szCs w:val="24"/>
        </w:rPr>
        <w:t xml:space="preserve">, </w:t>
      </w:r>
      <w:r w:rsidR="171830C8" w:rsidRPr="1AFD5094">
        <w:rPr>
          <w:rFonts w:eastAsiaTheme="minorEastAsia"/>
          <w:sz w:val="24"/>
          <w:szCs w:val="24"/>
        </w:rPr>
        <w:t>performs</w:t>
      </w:r>
      <w:r w:rsidR="4E82CA07" w:rsidRPr="1AFD5094">
        <w:rPr>
          <w:rFonts w:eastAsiaTheme="minorEastAsia"/>
          <w:sz w:val="24"/>
          <w:szCs w:val="24"/>
        </w:rPr>
        <w:t xml:space="preserve"> gene set enrichment analysis (GSEA) and pathway analysis of gene expression data</w:t>
      </w:r>
      <w:r w:rsidR="7F8A7E4A" w:rsidRPr="1AFD5094">
        <w:rPr>
          <w:rFonts w:eastAsiaTheme="minorEastAsia"/>
          <w:sz w:val="24"/>
          <w:szCs w:val="24"/>
        </w:rPr>
        <w:t>. The</w:t>
      </w:r>
      <w:r w:rsidR="37E7A7A2" w:rsidRPr="1AFD5094">
        <w:rPr>
          <w:rFonts w:eastAsiaTheme="minorEastAsia"/>
          <w:sz w:val="24"/>
          <w:szCs w:val="24"/>
        </w:rPr>
        <w:t xml:space="preserve"> </w:t>
      </w:r>
      <w:r w:rsidR="37C832CF" w:rsidRPr="1AFD5094">
        <w:rPr>
          <w:rFonts w:eastAsiaTheme="minorEastAsia"/>
          <w:sz w:val="24"/>
          <w:szCs w:val="24"/>
        </w:rPr>
        <w:t>decoupler Python package</w:t>
      </w:r>
      <w:r w:rsidR="265BDAD3" w:rsidRPr="1AFD5094">
        <w:rPr>
          <w:rFonts w:eastAsiaTheme="minorEastAsia"/>
          <w:sz w:val="24"/>
          <w:szCs w:val="24"/>
        </w:rPr>
        <w:t xml:space="preserve"> </w:t>
      </w:r>
      <w:r w:rsidR="4E82CA07" w:rsidRPr="1AFD5094">
        <w:rPr>
          <w:rFonts w:eastAsiaTheme="minorEastAsia"/>
          <w:sz w:val="24"/>
          <w:szCs w:val="24"/>
        </w:rPr>
        <w:t xml:space="preserve">utilizes </w:t>
      </w:r>
      <w:r w:rsidR="2B8F6F9C" w:rsidRPr="1AFD5094">
        <w:rPr>
          <w:rFonts w:eastAsiaTheme="minorEastAsia"/>
          <w:sz w:val="24"/>
          <w:szCs w:val="24"/>
        </w:rPr>
        <w:t xml:space="preserve">statistical methods such </w:t>
      </w:r>
      <w:r w:rsidR="2BA32FA2" w:rsidRPr="1AFD5094">
        <w:rPr>
          <w:rFonts w:eastAsiaTheme="minorEastAsia"/>
          <w:sz w:val="24"/>
          <w:szCs w:val="24"/>
        </w:rPr>
        <w:t xml:space="preserve">as Weighed Sum (WMEAN) or Univariate Linear Model (ULM) </w:t>
      </w:r>
      <w:r w:rsidR="2B8F6F9C" w:rsidRPr="1AFD5094">
        <w:rPr>
          <w:rFonts w:eastAsiaTheme="minorEastAsia"/>
          <w:sz w:val="24"/>
          <w:szCs w:val="24"/>
        </w:rPr>
        <w:t xml:space="preserve">and </w:t>
      </w:r>
      <w:r w:rsidR="3C52BD6B" w:rsidRPr="1AFD5094">
        <w:rPr>
          <w:rFonts w:eastAsiaTheme="minorEastAsia"/>
          <w:sz w:val="24"/>
          <w:szCs w:val="24"/>
        </w:rPr>
        <w:t xml:space="preserve">a </w:t>
      </w:r>
      <w:r w:rsidR="4E82CA07" w:rsidRPr="1AFD5094">
        <w:rPr>
          <w:rFonts w:eastAsiaTheme="minorEastAsia"/>
          <w:sz w:val="24"/>
          <w:szCs w:val="24"/>
        </w:rPr>
        <w:t xml:space="preserve">prior knowledge </w:t>
      </w:r>
      <w:r w:rsidR="2AF7E46A" w:rsidRPr="1AFD5094">
        <w:rPr>
          <w:rFonts w:eastAsiaTheme="minorEastAsia"/>
          <w:sz w:val="24"/>
          <w:szCs w:val="24"/>
        </w:rPr>
        <w:t xml:space="preserve">on </w:t>
      </w:r>
      <w:r w:rsidR="4E82CA07" w:rsidRPr="1AFD5094">
        <w:rPr>
          <w:rFonts w:eastAsiaTheme="minorEastAsia"/>
          <w:sz w:val="24"/>
          <w:szCs w:val="24"/>
        </w:rPr>
        <w:t xml:space="preserve">gene regulatory networks to predict the activity of transcription factors and pathways within </w:t>
      </w:r>
      <w:commentRangeStart w:id="16"/>
      <w:commentRangeStart w:id="17"/>
      <w:r w:rsidR="4E82CA07" w:rsidRPr="1AFD5094">
        <w:rPr>
          <w:rFonts w:eastAsiaTheme="minorEastAsia"/>
          <w:sz w:val="24"/>
          <w:szCs w:val="24"/>
        </w:rPr>
        <w:t xml:space="preserve">a </w:t>
      </w:r>
      <w:r w:rsidR="7500E44F" w:rsidRPr="1AFD5094">
        <w:rPr>
          <w:rFonts w:eastAsiaTheme="minorEastAsia"/>
          <w:sz w:val="24"/>
          <w:szCs w:val="24"/>
        </w:rPr>
        <w:t xml:space="preserve">sample </w:t>
      </w:r>
      <w:r w:rsidR="485DFA67" w:rsidRPr="1AFD5094">
        <w:rPr>
          <w:rFonts w:eastAsiaTheme="minorEastAsia"/>
          <w:sz w:val="24"/>
          <w:szCs w:val="24"/>
        </w:rPr>
        <w:t>population</w:t>
      </w:r>
      <w:r w:rsidR="0FAEC771" w:rsidRPr="1AFD5094">
        <w:rPr>
          <w:rFonts w:eastAsiaTheme="minorEastAsia"/>
          <w:sz w:val="24"/>
          <w:szCs w:val="24"/>
        </w:rPr>
        <w:t>.</w:t>
      </w:r>
      <w:r w:rsidR="4E82CA07" w:rsidRPr="1AFD5094">
        <w:rPr>
          <w:rFonts w:eastAsiaTheme="minorEastAsia"/>
          <w:sz w:val="24"/>
          <w:szCs w:val="24"/>
        </w:rPr>
        <w:t xml:space="preserve"> </w:t>
      </w:r>
      <w:commentRangeEnd w:id="16"/>
      <w:r w:rsidR="22C55B70">
        <w:commentReference w:id="16"/>
      </w:r>
      <w:commentRangeEnd w:id="17"/>
      <w:r w:rsidR="22C55B70">
        <w:commentReference w:id="17"/>
      </w:r>
    </w:p>
    <w:p w14:paraId="75D8DE8A" w14:textId="53E2E82F" w:rsidR="39DAD874" w:rsidRDefault="198AC8BB" w:rsidP="1AFD5094">
      <w:pPr>
        <w:rPr>
          <w:rFonts w:eastAsiaTheme="minorEastAsia"/>
          <w:b/>
          <w:bCs/>
          <w:sz w:val="24"/>
          <w:szCs w:val="24"/>
          <w:u w:val="single"/>
        </w:rPr>
      </w:pPr>
      <w:r w:rsidRPr="1AFD5094">
        <w:rPr>
          <w:rFonts w:eastAsiaTheme="minorEastAsia"/>
          <w:b/>
          <w:bCs/>
          <w:sz w:val="24"/>
          <w:szCs w:val="24"/>
          <w:u w:val="single"/>
        </w:rPr>
        <w:t>Results</w:t>
      </w:r>
    </w:p>
    <w:p w14:paraId="477604F1" w14:textId="0A23F9F6" w:rsidR="5146AE67" w:rsidRDefault="650416F8" w:rsidP="1AFD5094">
      <w:pPr>
        <w:rPr>
          <w:rFonts w:eastAsiaTheme="minorEastAsia"/>
          <w:b/>
          <w:bCs/>
          <w:sz w:val="24"/>
          <w:szCs w:val="24"/>
        </w:rPr>
      </w:pPr>
      <w:r w:rsidRPr="1AFD5094">
        <w:rPr>
          <w:rFonts w:eastAsiaTheme="minorEastAsia"/>
          <w:b/>
          <w:bCs/>
          <w:sz w:val="24"/>
          <w:szCs w:val="24"/>
        </w:rPr>
        <w:t>Deconvolution of Immune Cells From RNA-Seq Data</w:t>
      </w:r>
    </w:p>
    <w:p w14:paraId="121A23BA" w14:textId="3724D2AC" w:rsidR="63552435" w:rsidRDefault="2ADEBC26" w:rsidP="1AFD5094">
      <w:pPr>
        <w:rPr>
          <w:rFonts w:eastAsiaTheme="minorEastAsia"/>
          <w:sz w:val="24"/>
          <w:szCs w:val="24"/>
        </w:rPr>
      </w:pPr>
      <w:r w:rsidRPr="1AFD5094">
        <w:rPr>
          <w:rFonts w:eastAsiaTheme="minorEastAsia"/>
          <w:sz w:val="24"/>
          <w:szCs w:val="24"/>
        </w:rPr>
        <w:t xml:space="preserve">Using </w:t>
      </w:r>
      <w:proofErr w:type="spellStart"/>
      <w:r w:rsidRPr="1AFD5094">
        <w:rPr>
          <w:rFonts w:eastAsiaTheme="minorEastAsia"/>
          <w:sz w:val="24"/>
          <w:szCs w:val="24"/>
        </w:rPr>
        <w:t>MUSiC</w:t>
      </w:r>
      <w:proofErr w:type="spellEnd"/>
      <w:r w:rsidRPr="1AFD5094">
        <w:rPr>
          <w:rFonts w:eastAsiaTheme="minorEastAsia"/>
          <w:sz w:val="24"/>
          <w:szCs w:val="24"/>
        </w:rPr>
        <w:t xml:space="preserve"> for single-cell deconvolution, we were able to estimate the proportions of different immune cell subpopulations within each patient's tumor. </w:t>
      </w:r>
    </w:p>
    <w:p w14:paraId="6A304E2D" w14:textId="5A33F95A" w:rsidR="00FA5016" w:rsidRDefault="00FA5016" w:rsidP="1AFD5094">
      <w:pPr>
        <w:rPr>
          <w:rFonts w:eastAsiaTheme="minorEastAsia"/>
          <w:sz w:val="24"/>
          <w:szCs w:val="24"/>
        </w:rPr>
      </w:pPr>
      <w:r w:rsidRPr="1AFD5094">
        <w:rPr>
          <w:rFonts w:eastAsiaTheme="minorEastAsia"/>
          <w:b/>
          <w:bCs/>
          <w:sz w:val="24"/>
          <w:szCs w:val="24"/>
        </w:rPr>
        <w:t>GSE161529</w:t>
      </w:r>
    </w:p>
    <w:p w14:paraId="5FBB01A1" w14:textId="562F0666" w:rsidR="00FA5016" w:rsidRDefault="52071DD6" w:rsidP="1AFD5094">
      <w:pPr>
        <w:rPr>
          <w:rFonts w:eastAsiaTheme="minorEastAsia"/>
          <w:sz w:val="24"/>
          <w:szCs w:val="24"/>
        </w:rPr>
      </w:pPr>
      <w:commentRangeStart w:id="18"/>
      <w:commentRangeStart w:id="19"/>
      <w:commentRangeStart w:id="20"/>
      <w:commentRangeStart w:id="21"/>
      <w:commentRangeStart w:id="22"/>
      <w:ins w:id="23" w:author="Reem Abu-Shamma" w:date="2023-04-15T19:26:00Z">
        <w:r w:rsidRPr="1AFD5094">
          <w:rPr>
            <w:rFonts w:eastAsiaTheme="minorEastAsia"/>
            <w:sz w:val="24"/>
            <w:szCs w:val="24"/>
          </w:rPr>
          <w:t xml:space="preserve">To test our deconvolution technique, we first applied </w:t>
        </w:r>
        <w:proofErr w:type="spellStart"/>
        <w:r w:rsidRPr="1AFD5094">
          <w:rPr>
            <w:rFonts w:eastAsiaTheme="minorEastAsia"/>
            <w:sz w:val="24"/>
            <w:szCs w:val="24"/>
          </w:rPr>
          <w:t>MUSi</w:t>
        </w:r>
      </w:ins>
      <w:r w:rsidR="00FA5016">
        <w:rPr>
          <w:rFonts w:eastAsiaTheme="minorEastAsia"/>
          <w:sz w:val="24"/>
          <w:szCs w:val="24"/>
        </w:rPr>
        <w:t>C</w:t>
      </w:r>
      <w:proofErr w:type="spellEnd"/>
      <w:r w:rsidR="17FA4400" w:rsidRPr="1AFD5094">
        <w:rPr>
          <w:rFonts w:eastAsiaTheme="minorEastAsia"/>
          <w:sz w:val="24"/>
          <w:szCs w:val="24"/>
        </w:rPr>
        <w:t xml:space="preserve"> </w:t>
      </w:r>
      <w:ins w:id="24" w:author="Reem Abu-Shamma" w:date="2023-04-15T19:26:00Z">
        <w:r w:rsidRPr="1AFD5094">
          <w:rPr>
            <w:rFonts w:eastAsiaTheme="minorEastAsia"/>
            <w:sz w:val="24"/>
            <w:szCs w:val="24"/>
          </w:rPr>
          <w:t>to</w:t>
        </w:r>
      </w:ins>
      <w:ins w:id="25" w:author="Reem Abu-Shamma" w:date="2023-04-15T19:27:00Z">
        <w:r w:rsidRPr="1AFD5094">
          <w:rPr>
            <w:rFonts w:eastAsiaTheme="minorEastAsia"/>
            <w:sz w:val="24"/>
            <w:szCs w:val="24"/>
          </w:rPr>
          <w:t xml:space="preserve"> the</w:t>
        </w:r>
      </w:ins>
      <w:ins w:id="26" w:author="Reem Abu-Shamma" w:date="2023-04-15T19:30:00Z">
        <w:r w:rsidR="692A2FDD" w:rsidRPr="1AFD5094">
          <w:rPr>
            <w:rFonts w:eastAsiaTheme="minorEastAsia"/>
            <w:sz w:val="24"/>
            <w:szCs w:val="24"/>
          </w:rPr>
          <w:t xml:space="preserve"> </w:t>
        </w:r>
      </w:ins>
      <w:del w:id="27" w:author="Reem Abu-Shamma" w:date="2023-04-15T19:27:00Z">
        <w:r w:rsidR="63552435" w:rsidRPr="1AFD5094" w:rsidDel="4CEE4154">
          <w:rPr>
            <w:rFonts w:eastAsiaTheme="minorEastAsia"/>
            <w:sz w:val="24"/>
            <w:szCs w:val="24"/>
          </w:rPr>
          <w:delText>Our analysis of t</w:delText>
        </w:r>
      </w:del>
      <w:del w:id="28" w:author="Reem Abu-Shamma" w:date="2023-04-15T19:24:00Z">
        <w:r w:rsidR="63552435" w:rsidRPr="1AFD5094" w:rsidDel="4CEE4154">
          <w:rPr>
            <w:rFonts w:eastAsiaTheme="minorEastAsia"/>
            <w:sz w:val="24"/>
            <w:szCs w:val="24"/>
          </w:rPr>
          <w:delText>TCGA BRCA cohort revealed that</w:delText>
        </w:r>
      </w:del>
      <w:del w:id="29" w:author="Reem Abu-Shamma" w:date="2023-04-15T19:25:00Z">
        <w:r w:rsidR="63552435" w:rsidRPr="1AFD5094" w:rsidDel="4CEE4154">
          <w:rPr>
            <w:rFonts w:eastAsiaTheme="minorEastAsia"/>
            <w:sz w:val="24"/>
            <w:szCs w:val="24"/>
          </w:rPr>
          <w:delText xml:space="preserve"> </w:delText>
        </w:r>
      </w:del>
      <w:ins w:id="30" w:author="Reem Abu-Shamma" w:date="2023-04-15T19:24:00Z">
        <w:r w:rsidR="4271A34E" w:rsidRPr="1AFD5094">
          <w:rPr>
            <w:rFonts w:eastAsiaTheme="minorEastAsia"/>
            <w:sz w:val="24"/>
            <w:szCs w:val="24"/>
          </w:rPr>
          <w:t>113</w:t>
        </w:r>
      </w:ins>
      <w:ins w:id="31" w:author="Reem Abu-Shamma" w:date="2023-04-15T19:27:00Z">
        <w:r w:rsidR="0A4CB7AE" w:rsidRPr="1AFD5094">
          <w:rPr>
            <w:rFonts w:eastAsiaTheme="minorEastAsia"/>
            <w:sz w:val="24"/>
            <w:szCs w:val="24"/>
          </w:rPr>
          <w:t xml:space="preserve"> </w:t>
        </w:r>
      </w:ins>
      <w:ins w:id="32" w:author="Reem Abu-Shamma" w:date="2023-04-15T19:25:00Z">
        <w:r w:rsidR="50A870E3" w:rsidRPr="1AFD5094">
          <w:rPr>
            <w:rFonts w:eastAsiaTheme="minorEastAsia"/>
            <w:sz w:val="24"/>
            <w:szCs w:val="24"/>
          </w:rPr>
          <w:t>disease</w:t>
        </w:r>
      </w:ins>
      <w:ins w:id="33" w:author="Reem Abu-Shamma" w:date="2023-04-15T19:27:00Z">
        <w:r w:rsidR="7834EC41" w:rsidRPr="1AFD5094">
          <w:rPr>
            <w:rFonts w:eastAsiaTheme="minorEastAsia"/>
            <w:sz w:val="24"/>
            <w:szCs w:val="24"/>
          </w:rPr>
          <w:t>-</w:t>
        </w:r>
      </w:ins>
      <w:ins w:id="34" w:author="Reem Abu-Shamma" w:date="2023-04-15T19:25:00Z">
        <w:r w:rsidR="50A870E3" w:rsidRPr="1AFD5094">
          <w:rPr>
            <w:rFonts w:eastAsiaTheme="minorEastAsia"/>
            <w:sz w:val="24"/>
            <w:szCs w:val="24"/>
          </w:rPr>
          <w:t xml:space="preserve">free </w:t>
        </w:r>
      </w:ins>
      <w:ins w:id="35" w:author="Reem Abu-Shamma" w:date="2023-04-15T19:24:00Z">
        <w:r w:rsidR="4271A34E" w:rsidRPr="1AFD5094">
          <w:rPr>
            <w:rFonts w:eastAsiaTheme="minorEastAsia"/>
            <w:sz w:val="24"/>
            <w:szCs w:val="24"/>
          </w:rPr>
          <w:t xml:space="preserve">control </w:t>
        </w:r>
      </w:ins>
      <w:r w:rsidR="2ADEBC26" w:rsidRPr="1AFD5094">
        <w:rPr>
          <w:rFonts w:eastAsiaTheme="minorEastAsia"/>
          <w:sz w:val="24"/>
          <w:szCs w:val="24"/>
        </w:rPr>
        <w:t xml:space="preserve">normal patients </w:t>
      </w:r>
      <w:ins w:id="36" w:author="Reem Abu-Shamma" w:date="2023-04-15T19:24:00Z">
        <w:r w:rsidR="70E67B3D" w:rsidRPr="1AFD5094">
          <w:rPr>
            <w:rFonts w:eastAsiaTheme="minorEastAsia"/>
            <w:sz w:val="24"/>
            <w:szCs w:val="24"/>
          </w:rPr>
          <w:t>within</w:t>
        </w:r>
      </w:ins>
      <w:r w:rsidR="00FA5016">
        <w:rPr>
          <w:rFonts w:eastAsiaTheme="minorEastAsia"/>
          <w:sz w:val="24"/>
          <w:szCs w:val="24"/>
        </w:rPr>
        <w:t xml:space="preserve"> the GSE161529</w:t>
      </w:r>
      <w:ins w:id="37" w:author="Reem Abu-Shamma" w:date="2023-04-15T19:24:00Z">
        <w:r w:rsidR="70E67B3D" w:rsidRPr="1AFD5094">
          <w:rPr>
            <w:rFonts w:eastAsiaTheme="minorEastAsia"/>
            <w:sz w:val="24"/>
            <w:szCs w:val="24"/>
          </w:rPr>
          <w:t xml:space="preserve"> cohort</w:t>
        </w:r>
      </w:ins>
      <w:ins w:id="38" w:author="Reem Abu-Shamma" w:date="2023-04-15T19:27:00Z">
        <w:r w:rsidR="3088C71F" w:rsidRPr="1AFD5094">
          <w:rPr>
            <w:rFonts w:eastAsiaTheme="minorEastAsia"/>
            <w:sz w:val="24"/>
            <w:szCs w:val="24"/>
          </w:rPr>
          <w:t xml:space="preserve"> and compared to results to normal TCGA patients. The disease-fr</w:t>
        </w:r>
        <w:r w:rsidR="60F5CFC6" w:rsidRPr="1AFD5094">
          <w:rPr>
            <w:rFonts w:eastAsiaTheme="minorEastAsia"/>
            <w:sz w:val="24"/>
            <w:szCs w:val="24"/>
          </w:rPr>
          <w:t>e</w:t>
        </w:r>
        <w:r w:rsidR="3088C71F" w:rsidRPr="1AFD5094">
          <w:rPr>
            <w:rFonts w:eastAsiaTheme="minorEastAsia"/>
            <w:sz w:val="24"/>
            <w:szCs w:val="24"/>
          </w:rPr>
          <w:t>e</w:t>
        </w:r>
        <w:r w:rsidR="5D6378F5" w:rsidRPr="1AFD5094">
          <w:rPr>
            <w:rFonts w:eastAsiaTheme="minorEastAsia"/>
            <w:sz w:val="24"/>
            <w:szCs w:val="24"/>
          </w:rPr>
          <w:t xml:space="preserve"> control patients in our TCGA B</w:t>
        </w:r>
      </w:ins>
      <w:ins w:id="39" w:author="Reem Abu-Shamma" w:date="2023-04-15T19:28:00Z">
        <w:r w:rsidR="5D6378F5" w:rsidRPr="1AFD5094">
          <w:rPr>
            <w:rFonts w:eastAsiaTheme="minorEastAsia"/>
            <w:sz w:val="24"/>
            <w:szCs w:val="24"/>
          </w:rPr>
          <w:t xml:space="preserve">RCA cohort </w:t>
        </w:r>
      </w:ins>
      <w:r w:rsidR="2ADEBC26" w:rsidRPr="1AFD5094">
        <w:rPr>
          <w:rFonts w:eastAsiaTheme="minorEastAsia"/>
          <w:sz w:val="24"/>
          <w:szCs w:val="24"/>
        </w:rPr>
        <w:t>had high proportions of HS, AV, and vascular and lymphatic cells</w:t>
      </w:r>
      <w:ins w:id="40" w:author="Reem Abu-Shamma" w:date="2023-04-15T19:31:00Z">
        <w:r w:rsidR="699C9190" w:rsidRPr="1AFD5094">
          <w:rPr>
            <w:rFonts w:eastAsiaTheme="minorEastAsia"/>
            <w:sz w:val="24"/>
            <w:szCs w:val="24"/>
          </w:rPr>
          <w:t xml:space="preserve"> (F</w:t>
        </w:r>
      </w:ins>
      <w:r w:rsidR="6A5F519A" w:rsidRPr="1AFD5094">
        <w:rPr>
          <w:rFonts w:eastAsiaTheme="minorEastAsia"/>
          <w:sz w:val="24"/>
          <w:szCs w:val="24"/>
        </w:rPr>
        <w:t xml:space="preserve">ig </w:t>
      </w:r>
      <w:ins w:id="41" w:author="Reem Abu-Shamma" w:date="2023-04-15T19:31:00Z">
        <w:r w:rsidR="699C9190" w:rsidRPr="1AFD5094">
          <w:rPr>
            <w:rFonts w:eastAsiaTheme="minorEastAsia"/>
            <w:sz w:val="24"/>
            <w:szCs w:val="24"/>
          </w:rPr>
          <w:t>1</w:t>
        </w:r>
      </w:ins>
      <w:r w:rsidR="33411265" w:rsidRPr="1AFD5094">
        <w:rPr>
          <w:rFonts w:eastAsiaTheme="minorEastAsia"/>
          <w:sz w:val="24"/>
          <w:szCs w:val="24"/>
        </w:rPr>
        <w:t>A</w:t>
      </w:r>
      <w:ins w:id="42" w:author="Reem Abu-Shamma" w:date="2023-04-15T19:31:00Z">
        <w:r w:rsidR="699C9190" w:rsidRPr="1AFD5094">
          <w:rPr>
            <w:rFonts w:eastAsiaTheme="minorEastAsia"/>
            <w:sz w:val="24"/>
            <w:szCs w:val="24"/>
          </w:rPr>
          <w:t>)</w:t>
        </w:r>
      </w:ins>
      <w:ins w:id="43" w:author="Reem Abu-Shamma" w:date="2023-04-15T19:25:00Z">
        <w:r w:rsidR="7E33D3EF" w:rsidRPr="1AFD5094">
          <w:rPr>
            <w:rFonts w:eastAsiaTheme="minorEastAsia"/>
            <w:sz w:val="24"/>
            <w:szCs w:val="24"/>
          </w:rPr>
          <w:t xml:space="preserve">. This was </w:t>
        </w:r>
      </w:ins>
      <w:del w:id="44" w:author="Reem Abu-Shamma" w:date="2023-04-15T19:25:00Z">
        <w:r w:rsidR="63552435" w:rsidRPr="1AFD5094" w:rsidDel="4CEE4154">
          <w:rPr>
            <w:rFonts w:eastAsiaTheme="minorEastAsia"/>
            <w:sz w:val="24"/>
            <w:szCs w:val="24"/>
          </w:rPr>
          <w:delText xml:space="preserve">, which were </w:delText>
        </w:r>
      </w:del>
      <w:ins w:id="45" w:author="Reem Abu-Shamma" w:date="2023-04-15T19:25:00Z">
        <w:r w:rsidR="39BFE228" w:rsidRPr="1AFD5094">
          <w:rPr>
            <w:rFonts w:eastAsiaTheme="minorEastAsia"/>
            <w:sz w:val="24"/>
            <w:szCs w:val="24"/>
          </w:rPr>
          <w:t xml:space="preserve"> </w:t>
        </w:r>
      </w:ins>
      <w:r w:rsidR="2ADEBC26" w:rsidRPr="1AFD5094">
        <w:rPr>
          <w:rFonts w:eastAsiaTheme="minorEastAsia"/>
          <w:sz w:val="24"/>
          <w:szCs w:val="24"/>
        </w:rPr>
        <w:t>consistent with those found in normal TCGA patients</w:t>
      </w:r>
      <w:r w:rsidR="00FA5016">
        <w:rPr>
          <w:rFonts w:eastAsiaTheme="minorEastAsia"/>
          <w:sz w:val="24"/>
          <w:szCs w:val="24"/>
        </w:rPr>
        <w:t xml:space="preserve"> </w:t>
      </w:r>
      <w:ins w:id="46" w:author="Reem Abu-Shamma" w:date="2023-04-15T19:31:00Z">
        <w:r w:rsidR="61D0D5C8" w:rsidRPr="1AFD5094">
          <w:rPr>
            <w:rFonts w:eastAsiaTheme="minorEastAsia"/>
            <w:sz w:val="24"/>
            <w:szCs w:val="24"/>
          </w:rPr>
          <w:t xml:space="preserve">(Fig </w:t>
        </w:r>
      </w:ins>
      <w:r w:rsidR="56DE7AAE" w:rsidRPr="1AFD5094">
        <w:rPr>
          <w:rFonts w:eastAsiaTheme="minorEastAsia"/>
          <w:sz w:val="24"/>
          <w:szCs w:val="24"/>
        </w:rPr>
        <w:t>1</w:t>
      </w:r>
      <w:r w:rsidR="047FA933" w:rsidRPr="1AFD5094">
        <w:rPr>
          <w:rFonts w:eastAsiaTheme="minorEastAsia"/>
          <w:sz w:val="24"/>
          <w:szCs w:val="24"/>
        </w:rPr>
        <w:t>B)</w:t>
      </w:r>
      <w:ins w:id="47" w:author="Reem Abu-Shamma" w:date="2023-04-15T19:31:00Z">
        <w:r w:rsidR="61D0D5C8" w:rsidRPr="1AFD5094">
          <w:rPr>
            <w:rFonts w:eastAsiaTheme="minorEastAsia"/>
            <w:sz w:val="24"/>
            <w:szCs w:val="24"/>
          </w:rPr>
          <w:t xml:space="preserve"> </w:t>
        </w:r>
      </w:ins>
      <w:del w:id="48" w:author="Reem Abu-Shamma" w:date="2023-04-15T19:57:00Z">
        <w:r w:rsidR="63552435" w:rsidRPr="1AFD5094" w:rsidDel="2ADEBC26">
          <w:rPr>
            <w:rFonts w:eastAsiaTheme="minorEastAsia"/>
            <w:sz w:val="24"/>
            <w:szCs w:val="24"/>
          </w:rPr>
          <w:delText>(</w:delText>
        </w:r>
        <w:r w:rsidR="63552435" w:rsidRPr="1AFD5094" w:rsidDel="50A7A007">
          <w:rPr>
            <w:rFonts w:eastAsiaTheme="minorEastAsia"/>
            <w:sz w:val="24"/>
            <w:szCs w:val="24"/>
          </w:rPr>
          <w:delText>no</w:delText>
        </w:r>
        <w:r w:rsidR="63552435" w:rsidRPr="1AFD5094" w:rsidDel="2ADEBC26">
          <w:rPr>
            <w:rFonts w:eastAsiaTheme="minorEastAsia"/>
            <w:sz w:val="24"/>
            <w:szCs w:val="24"/>
          </w:rPr>
          <w:delText>rmal_cell_type_proportions_patients</w:delText>
        </w:r>
        <w:r w:rsidR="63552435" w:rsidRPr="1AFD5094" w:rsidDel="64BEF29F">
          <w:rPr>
            <w:rFonts w:eastAsiaTheme="minorEastAsia"/>
            <w:sz w:val="24"/>
            <w:szCs w:val="24"/>
          </w:rPr>
          <w:delText>,</w:delText>
        </w:r>
        <w:r w:rsidR="63552435" w:rsidRPr="1AFD5094" w:rsidDel="11A44B6F">
          <w:rPr>
            <w:rFonts w:eastAsiaTheme="minorEastAsia"/>
            <w:sz w:val="24"/>
            <w:szCs w:val="24"/>
          </w:rPr>
          <w:delText xml:space="preserve"> </w:delText>
        </w:r>
        <w:r w:rsidR="63552435" w:rsidRPr="1AFD5094" w:rsidDel="64BEF29F">
          <w:rPr>
            <w:rFonts w:eastAsiaTheme="minorEastAsia"/>
            <w:sz w:val="24"/>
            <w:szCs w:val="24"/>
          </w:rPr>
          <w:delText>Tcga_GSE161529_cell_type_normal_proportions_patients</w:delText>
        </w:r>
        <w:r w:rsidR="63552435" w:rsidRPr="1AFD5094" w:rsidDel="2ADEBC26">
          <w:rPr>
            <w:rFonts w:eastAsiaTheme="minorEastAsia"/>
            <w:sz w:val="24"/>
            <w:szCs w:val="24"/>
          </w:rPr>
          <w:delText>)</w:delText>
        </w:r>
      </w:del>
      <w:ins w:id="49" w:author="Reem Abu-Shamma" w:date="2023-04-15T19:28:00Z">
        <w:r w:rsidR="74B1D63F" w:rsidRPr="1AFD5094">
          <w:rPr>
            <w:rFonts w:eastAsiaTheme="minorEastAsia"/>
            <w:sz w:val="24"/>
            <w:szCs w:val="24"/>
          </w:rPr>
          <w:t xml:space="preserve">, </w:t>
        </w:r>
      </w:ins>
      <w:ins w:id="50" w:author="Reem Abu-Shamma" w:date="2023-04-15T19:31:00Z">
        <w:r w:rsidR="3A4E981E" w:rsidRPr="1AFD5094">
          <w:rPr>
            <w:rFonts w:eastAsiaTheme="minorEastAsia"/>
            <w:sz w:val="24"/>
            <w:szCs w:val="24"/>
          </w:rPr>
          <w:t xml:space="preserve">which </w:t>
        </w:r>
      </w:ins>
      <w:ins w:id="51" w:author="Reem Abu-Shamma" w:date="2023-04-15T19:28:00Z">
        <w:r w:rsidR="74B1D63F" w:rsidRPr="1AFD5094">
          <w:rPr>
            <w:rFonts w:eastAsiaTheme="minorEastAsia"/>
            <w:sz w:val="24"/>
            <w:szCs w:val="24"/>
          </w:rPr>
          <w:t>provid</w:t>
        </w:r>
      </w:ins>
      <w:ins w:id="52" w:author="Reem Abu-Shamma" w:date="2023-04-15T19:31:00Z">
        <w:r w:rsidR="62557C22" w:rsidRPr="1AFD5094">
          <w:rPr>
            <w:rFonts w:eastAsiaTheme="minorEastAsia"/>
            <w:sz w:val="24"/>
            <w:szCs w:val="24"/>
          </w:rPr>
          <w:t xml:space="preserve">ed </w:t>
        </w:r>
      </w:ins>
      <w:ins w:id="53" w:author="Reem Abu-Shamma" w:date="2023-04-15T19:28:00Z">
        <w:r w:rsidR="74B1D63F" w:rsidRPr="1AFD5094">
          <w:rPr>
            <w:rFonts w:eastAsiaTheme="minorEastAsia"/>
            <w:sz w:val="24"/>
            <w:szCs w:val="24"/>
          </w:rPr>
          <w:t>validity to our method</w:t>
        </w:r>
      </w:ins>
      <w:ins w:id="54" w:author="Reem Abu-Shamma" w:date="2023-04-15T19:31:00Z">
        <w:r w:rsidR="03BE90CB" w:rsidRPr="1AFD5094">
          <w:rPr>
            <w:rFonts w:eastAsiaTheme="minorEastAsia"/>
            <w:sz w:val="24"/>
            <w:szCs w:val="24"/>
          </w:rPr>
          <w:t>.</w:t>
        </w:r>
      </w:ins>
    </w:p>
    <w:p w14:paraId="4E039CDF" w14:textId="50D6DE4D" w:rsidR="63552435" w:rsidRDefault="00FA5016" w:rsidP="1AFD5094">
      <w:pPr>
        <w:rPr>
          <w:rFonts w:eastAsiaTheme="minorEastAsia"/>
          <w:sz w:val="24"/>
          <w:szCs w:val="24"/>
        </w:rPr>
      </w:pPr>
      <w:r>
        <w:rPr>
          <w:noProof/>
        </w:rPr>
        <mc:AlternateContent>
          <mc:Choice Requires="wps">
            <w:drawing>
              <wp:inline distT="0" distB="0" distL="0" distR="0" wp14:anchorId="5E1B0D1B" wp14:editId="4ED2BC8B">
                <wp:extent cx="325755" cy="282386"/>
                <wp:effectExtent l="0" t="0" r="0" b="3810"/>
                <wp:docPr id="1" name="Rectangle 1"/>
                <wp:cNvGraphicFramePr/>
                <a:graphic xmlns:a="http://schemas.openxmlformats.org/drawingml/2006/main">
                  <a:graphicData uri="http://schemas.microsoft.com/office/word/2010/wordprocessingShape">
                    <wps:wsp>
                      <wps:cNvSpPr/>
                      <wps:spPr>
                        <a:xfrm>
                          <a:off x="0" y="0"/>
                          <a:ext cx="325755" cy="282386"/>
                        </a:xfrm>
                        <a:prstGeom prst="rect">
                          <a:avLst/>
                        </a:prstGeom>
                        <a:noFill/>
                        <a:ln>
                          <a:noFill/>
                        </a:ln>
                      </wps:spPr>
                      <wps:txbx>
                        <w:txbxContent>
                          <w:p w14:paraId="243A61F8" w14:textId="5C76732C" w:rsidR="00FA5016" w:rsidRDefault="00FA5016" w:rsidP="00FA5016">
                            <w:pPr>
                              <w:spacing w:line="252" w:lineRule="auto"/>
                              <w:rPr>
                                <w:rFonts w:ascii="Arial" w:hAnsi="Arial" w:cs="Arial"/>
                                <w:b/>
                                <w:bCs/>
                                <w:color w:val="000000"/>
                              </w:rPr>
                            </w:pPr>
                            <w:r>
                              <w:rPr>
                                <w:rFonts w:ascii="Arial" w:hAnsi="Arial" w:cs="Arial"/>
                                <w:b/>
                                <w:bCs/>
                                <w:color w:val="000000"/>
                              </w:rPr>
                              <w:t>A</w:t>
                            </w:r>
                          </w:p>
                        </w:txbxContent>
                      </wps:txbx>
                      <wps:bodyPr anchor="t"/>
                    </wps:wsp>
                  </a:graphicData>
                </a:graphic>
              </wp:inline>
            </w:drawing>
          </mc:Choice>
          <mc:Fallback>
            <w:pict>
              <v:rect w14:anchorId="5E1B0D1B" id="Rectangle 1" o:spid="_x0000_s1026" style="width:25.65pt;height: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" filled="f" stroked="f">
                <v:textbox>
                  <w:txbxContent>
                    <w:p w14:paraId="243A61F8" w14:textId="5C76732C" w:rsidR="00FA5016" w:rsidRDefault="00FA5016" w:rsidP="00FA5016">
                      <w:pPr>
                        <w:spacing w:line="252" w:lineRule="auto"/>
                        <w:rPr>
                          <w:rFonts w:ascii="Arial" w:hAnsi="Arial" w:cs="Arial"/>
                          <w:b/>
                          <w:bCs/>
                          <w:color w:val="000000"/>
                        </w:rPr>
                      </w:pPr>
                      <w:r>
                        <w:rPr>
                          <w:rFonts w:ascii="Arial" w:hAnsi="Arial" w:cs="Arial"/>
                          <w:b/>
                          <w:bCs/>
                          <w:color w:val="000000"/>
                        </w:rPr>
                        <w:t>A</w:t>
                      </w:r>
                    </w:p>
                  </w:txbxContent>
                </v:textbox>
                <w10:anchorlock/>
              </v:rect>
            </w:pict>
          </mc:Fallback>
        </mc:AlternateContent>
      </w:r>
      <w:del w:id="55" w:author="Reem Abu-Shamma" w:date="2023-04-15T19:31:00Z">
        <w:r w:rsidR="63552435" w:rsidRPr="1AFD5094" w:rsidDel="4CEE4154">
          <w:rPr>
            <w:rFonts w:eastAsiaTheme="minorEastAsia"/>
            <w:sz w:val="24"/>
            <w:szCs w:val="24"/>
          </w:rPr>
          <w:delText>.</w:delText>
        </w:r>
      </w:del>
      <w:del w:id="56" w:author="Reem Abu-Shamma" w:date="2023-04-15T19:28:00Z">
        <w:r w:rsidR="63552435" w:rsidRPr="1AFD5094" w:rsidDel="4CEE4154">
          <w:rPr>
            <w:rFonts w:eastAsiaTheme="minorEastAsia"/>
            <w:sz w:val="24"/>
            <w:szCs w:val="24"/>
          </w:rPr>
          <w:delText xml:space="preserve"> </w:delText>
        </w:r>
      </w:del>
      <w:commentRangeEnd w:id="18"/>
      <w:r w:rsidR="63552435">
        <w:commentReference w:id="18"/>
      </w:r>
      <w:commentRangeEnd w:id="19"/>
      <w:r w:rsidR="63552435">
        <w:commentReference w:id="19"/>
      </w:r>
      <w:commentRangeEnd w:id="20"/>
      <w:r w:rsidR="63552435">
        <w:commentReference w:id="20"/>
      </w:r>
      <w:commentRangeEnd w:id="21"/>
      <w:r w:rsidR="63552435">
        <w:commentReference w:id="21"/>
      </w:r>
      <w:commentRangeEnd w:id="22"/>
      <w:r w:rsidR="63552435">
        <w:commentReference w:id="22"/>
      </w:r>
    </w:p>
    <w:p w14:paraId="6410FC3E" w14:textId="680FA244" w:rsidR="63552435" w:rsidRDefault="7F3C0A8B" w:rsidP="1AFD5094">
      <w:pPr>
        <w:rPr>
          <w:del w:id="57" w:author="Reem Abu-Shamma" w:date="2023-04-15T19:32:00Z"/>
          <w:rFonts w:eastAsiaTheme="minorEastAsia"/>
          <w:sz w:val="24"/>
          <w:szCs w:val="24"/>
        </w:rPr>
      </w:pPr>
      <w:r w:rsidRPr="1AFD5094">
        <w:rPr>
          <w:rFonts w:eastAsiaTheme="minorEastAsia"/>
          <w:sz w:val="24"/>
          <w:szCs w:val="24"/>
        </w:rPr>
        <w:t xml:space="preserve">                 </w:t>
      </w:r>
    </w:p>
    <w:p w14:paraId="5DFEECBB" w14:textId="7A8E1A31" w:rsidR="1D55D2BA" w:rsidRDefault="1D55D2BA" w:rsidP="1AFD5094">
      <w:pPr>
        <w:rPr>
          <w:rFonts w:eastAsiaTheme="minorEastAsia"/>
          <w:sz w:val="24"/>
          <w:szCs w:val="24"/>
        </w:rPr>
      </w:pPr>
      <w:r>
        <w:rPr>
          <w:noProof/>
        </w:rPr>
        <w:drawing>
          <wp:inline distT="0" distB="0" distL="0" distR="0" wp14:anchorId="20F679AF" wp14:editId="1C98A253">
            <wp:extent cx="4826002" cy="2010834"/>
            <wp:effectExtent l="0" t="0" r="0" b="0"/>
            <wp:docPr id="813261935" name="Picture 81326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26002" cy="2010834"/>
                    </a:xfrm>
                    <a:prstGeom prst="rect">
                      <a:avLst/>
                    </a:prstGeom>
                  </pic:spPr>
                </pic:pic>
              </a:graphicData>
            </a:graphic>
          </wp:inline>
        </w:drawing>
      </w:r>
    </w:p>
    <w:p w14:paraId="19A6F169" w14:textId="4C0C7C87" w:rsidR="2C5502FD" w:rsidRDefault="2C5502FD" w:rsidP="1AFD5094">
      <w:pPr>
        <w:rPr>
          <w:rFonts w:eastAsiaTheme="minorEastAsia"/>
          <w:b/>
          <w:bCs/>
          <w:sz w:val="24"/>
          <w:szCs w:val="24"/>
        </w:rPr>
      </w:pPr>
    </w:p>
    <w:p w14:paraId="4F8A3B06" w14:textId="77777777" w:rsidR="007413FE" w:rsidRDefault="007413FE" w:rsidP="1AFD5094">
      <w:pPr>
        <w:rPr>
          <w:rFonts w:eastAsiaTheme="minorEastAsia"/>
          <w:b/>
          <w:bCs/>
          <w:sz w:val="24"/>
          <w:szCs w:val="24"/>
        </w:rPr>
      </w:pPr>
    </w:p>
    <w:p w14:paraId="2A46C278" w14:textId="77777777" w:rsidR="007413FE" w:rsidRDefault="007413FE" w:rsidP="007413FE">
      <w:pPr>
        <w:spacing w:after="0"/>
        <w:rPr>
          <w:rFonts w:eastAsiaTheme="minorEastAsia"/>
          <w:b/>
          <w:bCs/>
          <w:sz w:val="24"/>
          <w:szCs w:val="24"/>
        </w:rPr>
      </w:pPr>
      <w:r>
        <w:rPr>
          <w:noProof/>
        </w:rPr>
        <w:lastRenderedPageBreak/>
        <mc:AlternateContent>
          <mc:Choice Requires="wps">
            <w:drawing>
              <wp:inline distT="0" distB="0" distL="0" distR="0" wp14:anchorId="64D22732" wp14:editId="6D36A518">
                <wp:extent cx="325755" cy="282386"/>
                <wp:effectExtent l="0" t="0" r="0" b="3810"/>
                <wp:docPr id="368228129" name="Rectangle 1"/>
                <wp:cNvGraphicFramePr/>
                <a:graphic xmlns:a="http://schemas.openxmlformats.org/drawingml/2006/main">
                  <a:graphicData uri="http://schemas.microsoft.com/office/word/2010/wordprocessingShape">
                    <wps:wsp>
                      <wps:cNvSpPr/>
                      <wps:spPr>
                        <a:xfrm>
                          <a:off x="0" y="0"/>
                          <a:ext cx="325755" cy="282386"/>
                        </a:xfrm>
                        <a:prstGeom prst="rect">
                          <a:avLst/>
                        </a:prstGeom>
                        <a:noFill/>
                        <a:ln>
                          <a:noFill/>
                        </a:ln>
                      </wps:spPr>
                      <wps:txbx>
                        <w:txbxContent>
                          <w:p w14:paraId="67AC9C7D" w14:textId="77777777" w:rsidR="007413FE" w:rsidRDefault="007413FE" w:rsidP="007413FE">
                            <w:pPr>
                              <w:spacing w:line="252" w:lineRule="auto"/>
                              <w:rPr>
                                <w:rFonts w:ascii="Arial" w:hAnsi="Arial" w:cs="Arial"/>
                                <w:b/>
                                <w:bCs/>
                                <w:color w:val="000000"/>
                              </w:rPr>
                            </w:pPr>
                            <w:r>
                              <w:rPr>
                                <w:rFonts w:ascii="Arial" w:hAnsi="Arial" w:cs="Arial"/>
                                <w:b/>
                                <w:bCs/>
                                <w:color w:val="000000"/>
                              </w:rPr>
                              <w:t>B</w:t>
                            </w:r>
                          </w:p>
                        </w:txbxContent>
                      </wps:txbx>
                      <wps:bodyPr anchor="t"/>
                    </wps:wsp>
                  </a:graphicData>
                </a:graphic>
              </wp:inline>
            </w:drawing>
          </mc:Choice>
          <mc:Fallback>
            <w:pict>
              <v:rect w14:anchorId="64D22732" id="Rectangle 1" o:spid="_x0000_s1026" style="width:25.65pt;height: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" filled="f" stroked="f">
                <v:textbox>
                  <w:txbxContent>
                    <w:p w14:paraId="67AC9C7D" w14:textId="77777777" w:rsidR="007413FE" w:rsidRDefault="007413FE" w:rsidP="007413FE">
                      <w:pPr>
                        <w:spacing w:line="252" w:lineRule="auto"/>
                        <w:rPr>
                          <w:rFonts w:ascii="Arial" w:hAnsi="Arial" w:cs="Arial"/>
                          <w:b/>
                          <w:bCs/>
                          <w:color w:val="000000"/>
                        </w:rPr>
                      </w:pPr>
                      <w:r>
                        <w:rPr>
                          <w:rFonts w:ascii="Arial" w:hAnsi="Arial" w:cs="Arial"/>
                          <w:b/>
                          <w:bCs/>
                          <w:color w:val="000000"/>
                        </w:rPr>
                        <w:t>B</w:t>
                      </w:r>
                    </w:p>
                  </w:txbxContent>
                </v:textbox>
                <w10:anchorlock/>
              </v:rect>
            </w:pict>
          </mc:Fallback>
        </mc:AlternateContent>
      </w:r>
    </w:p>
    <w:p w14:paraId="4E1E49EC" w14:textId="119C0A60" w:rsidR="007413FE" w:rsidRDefault="1AFD5094" w:rsidP="007413FE">
      <w:pPr>
        <w:jc w:val="center"/>
        <w:rPr>
          <w:rFonts w:eastAsiaTheme="minorEastAsia"/>
          <w:b/>
          <w:bCs/>
          <w:sz w:val="24"/>
          <w:szCs w:val="24"/>
        </w:rPr>
      </w:pPr>
      <w:r>
        <w:rPr>
          <w:noProof/>
        </w:rPr>
        <w:drawing>
          <wp:inline distT="0" distB="0" distL="0" distR="0" wp14:anchorId="4C9B540D" wp14:editId="3850C5D4">
            <wp:extent cx="5046003" cy="2044806"/>
            <wp:effectExtent l="0" t="0" r="0" b="0"/>
            <wp:docPr id="1511632605" name="Picture 151163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rcRect l="188" t="2927"/>
                    <a:stretch>
                      <a:fillRect/>
                    </a:stretch>
                  </pic:blipFill>
                  <pic:spPr>
                    <a:xfrm>
                      <a:off x="0" y="0"/>
                      <a:ext cx="5046003" cy="2044806"/>
                    </a:xfrm>
                    <a:prstGeom prst="rect">
                      <a:avLst/>
                    </a:prstGeom>
                  </pic:spPr>
                </pic:pic>
              </a:graphicData>
            </a:graphic>
          </wp:inline>
        </w:drawing>
      </w:r>
    </w:p>
    <w:p w14:paraId="3B68C395" w14:textId="39355583" w:rsidR="1AFD5094" w:rsidRDefault="1AFD5094" w:rsidP="007413FE">
      <w:pPr>
        <w:rPr>
          <w:rFonts w:eastAsiaTheme="minorEastAsia"/>
          <w:b/>
          <w:bCs/>
          <w:sz w:val="24"/>
          <w:szCs w:val="24"/>
        </w:rPr>
      </w:pPr>
      <w:r w:rsidRPr="1AFD5094">
        <w:rPr>
          <w:rFonts w:eastAsiaTheme="minorEastAsia"/>
          <w:b/>
          <w:bCs/>
          <w:sz w:val="24"/>
          <w:szCs w:val="24"/>
        </w:rPr>
        <w:t>__________</w:t>
      </w:r>
    </w:p>
    <w:p w14:paraId="66F72FE1" w14:textId="6515584F" w:rsidR="1AFD5094" w:rsidRDefault="4C6770A9" w:rsidP="1AFD5094">
      <w:pPr>
        <w:rPr>
          <w:rFonts w:eastAsiaTheme="minorEastAsia"/>
          <w:sz w:val="24"/>
          <w:szCs w:val="24"/>
        </w:rPr>
      </w:pPr>
      <w:r w:rsidRPr="1AFD5094">
        <w:rPr>
          <w:rFonts w:eastAsiaTheme="minorEastAsia"/>
          <w:b/>
          <w:bCs/>
          <w:sz w:val="24"/>
          <w:szCs w:val="24"/>
        </w:rPr>
        <w:t xml:space="preserve">Figure </w:t>
      </w:r>
      <w:r w:rsidR="453D4F6C" w:rsidRPr="1AFD5094">
        <w:rPr>
          <w:rFonts w:eastAsiaTheme="minorEastAsia"/>
          <w:b/>
          <w:bCs/>
          <w:sz w:val="24"/>
          <w:szCs w:val="24"/>
        </w:rPr>
        <w:t>1</w:t>
      </w:r>
      <w:r w:rsidRPr="1AFD5094">
        <w:rPr>
          <w:rFonts w:eastAsiaTheme="minorEastAsia"/>
          <w:b/>
          <w:bCs/>
          <w:sz w:val="24"/>
          <w:szCs w:val="24"/>
        </w:rPr>
        <w:t>:</w:t>
      </w:r>
      <w:r w:rsidRPr="1AFD5094">
        <w:rPr>
          <w:rFonts w:eastAsiaTheme="minorEastAsia"/>
          <w:sz w:val="24"/>
          <w:szCs w:val="24"/>
        </w:rPr>
        <w:t xml:space="preserve"> Cell type proportions </w:t>
      </w:r>
      <w:r w:rsidR="25DD6845" w:rsidRPr="1AFD5094">
        <w:rPr>
          <w:rFonts w:eastAsiaTheme="minorEastAsia"/>
          <w:sz w:val="24"/>
          <w:szCs w:val="24"/>
        </w:rPr>
        <w:t xml:space="preserve">from single-cell deconvolution using </w:t>
      </w:r>
      <w:proofErr w:type="spellStart"/>
      <w:r w:rsidR="25DD6845" w:rsidRPr="1AFD5094">
        <w:rPr>
          <w:rFonts w:eastAsiaTheme="minorEastAsia"/>
          <w:sz w:val="24"/>
          <w:szCs w:val="24"/>
        </w:rPr>
        <w:t>MUSiC</w:t>
      </w:r>
      <w:proofErr w:type="spellEnd"/>
      <w:r w:rsidR="773B9103" w:rsidRPr="1AFD5094">
        <w:rPr>
          <w:rFonts w:eastAsiaTheme="minorEastAsia"/>
          <w:sz w:val="24"/>
          <w:szCs w:val="24"/>
        </w:rPr>
        <w:t xml:space="preserve"> of normal patients</w:t>
      </w:r>
      <w:r w:rsidR="1A32676B" w:rsidRPr="1AFD5094">
        <w:rPr>
          <w:rFonts w:eastAsiaTheme="minorEastAsia"/>
          <w:sz w:val="24"/>
          <w:szCs w:val="24"/>
        </w:rPr>
        <w:t xml:space="preserve">. </w:t>
      </w:r>
      <w:r w:rsidR="6C33A06F" w:rsidRPr="1AFD5094">
        <w:rPr>
          <w:rFonts w:eastAsiaTheme="minorEastAsia"/>
          <w:sz w:val="24"/>
          <w:szCs w:val="24"/>
        </w:rPr>
        <w:t xml:space="preserve">Fig </w:t>
      </w:r>
      <w:r w:rsidR="1A32676B" w:rsidRPr="1AFD5094">
        <w:rPr>
          <w:rFonts w:eastAsiaTheme="minorEastAsia"/>
          <w:b/>
          <w:bCs/>
          <w:sz w:val="24"/>
          <w:szCs w:val="24"/>
        </w:rPr>
        <w:t>1</w:t>
      </w:r>
      <w:r w:rsidR="25DD6845" w:rsidRPr="1AFD5094">
        <w:rPr>
          <w:rFonts w:eastAsiaTheme="minorEastAsia"/>
          <w:b/>
          <w:bCs/>
          <w:sz w:val="24"/>
          <w:szCs w:val="24"/>
        </w:rPr>
        <w:t xml:space="preserve">A. </w:t>
      </w:r>
      <w:commentRangeStart w:id="58"/>
      <w:r w:rsidR="47941A7B" w:rsidRPr="1AFD5094">
        <w:rPr>
          <w:rFonts w:eastAsiaTheme="minorEastAsia"/>
          <w:sz w:val="24"/>
          <w:szCs w:val="24"/>
        </w:rPr>
        <w:t xml:space="preserve">Cell type proportions within the 113 disease-free control </w:t>
      </w:r>
      <w:r w:rsidR="73158049" w:rsidRPr="1AFD5094">
        <w:rPr>
          <w:rFonts w:eastAsiaTheme="minorEastAsia"/>
          <w:sz w:val="24"/>
          <w:szCs w:val="24"/>
        </w:rPr>
        <w:t>patients (</w:t>
      </w:r>
      <w:commentRangeEnd w:id="58"/>
      <w:r w:rsidR="63552435">
        <w:commentReference w:id="58"/>
      </w:r>
      <w:r w:rsidR="751A88EE" w:rsidRPr="1AFD5094">
        <w:rPr>
          <w:rFonts w:eastAsiaTheme="minorEastAsia"/>
          <w:sz w:val="24"/>
          <w:szCs w:val="24"/>
        </w:rPr>
        <w:t>top)</w:t>
      </w:r>
      <w:r w:rsidR="47941A7B" w:rsidRPr="1AFD5094">
        <w:rPr>
          <w:rFonts w:eastAsiaTheme="minorEastAsia"/>
          <w:sz w:val="24"/>
          <w:szCs w:val="24"/>
        </w:rPr>
        <w:t>.</w:t>
      </w:r>
      <w:r w:rsidR="47941A7B" w:rsidRPr="1AFD5094">
        <w:rPr>
          <w:rFonts w:eastAsiaTheme="minorEastAsia"/>
          <w:b/>
          <w:bCs/>
          <w:sz w:val="24"/>
          <w:szCs w:val="24"/>
        </w:rPr>
        <w:t xml:space="preserve"> </w:t>
      </w:r>
      <w:r w:rsidR="4A704119" w:rsidRPr="1AFD5094">
        <w:rPr>
          <w:rFonts w:eastAsiaTheme="minorEastAsia"/>
          <w:b/>
          <w:bCs/>
          <w:sz w:val="24"/>
          <w:szCs w:val="24"/>
        </w:rPr>
        <w:t xml:space="preserve">Fig </w:t>
      </w:r>
      <w:r w:rsidR="07EBC4E0" w:rsidRPr="1AFD5094">
        <w:rPr>
          <w:rFonts w:eastAsiaTheme="minorEastAsia"/>
          <w:b/>
          <w:bCs/>
          <w:sz w:val="24"/>
          <w:szCs w:val="24"/>
        </w:rPr>
        <w:t>1</w:t>
      </w:r>
      <w:r w:rsidR="25DD6845" w:rsidRPr="1AFD5094">
        <w:rPr>
          <w:rFonts w:eastAsiaTheme="minorEastAsia"/>
          <w:b/>
          <w:bCs/>
          <w:sz w:val="24"/>
          <w:szCs w:val="24"/>
        </w:rPr>
        <w:t>B.</w:t>
      </w:r>
      <w:r w:rsidRPr="1AFD5094">
        <w:rPr>
          <w:rFonts w:eastAsiaTheme="minorEastAsia"/>
          <w:b/>
          <w:bCs/>
          <w:sz w:val="24"/>
          <w:szCs w:val="24"/>
        </w:rPr>
        <w:t xml:space="preserve"> </w:t>
      </w:r>
      <w:r w:rsidR="3F88FCF2" w:rsidRPr="1AFD5094">
        <w:rPr>
          <w:rFonts w:eastAsiaTheme="minorEastAsia"/>
          <w:sz w:val="24"/>
          <w:szCs w:val="24"/>
        </w:rPr>
        <w:t>Cell types of n</w:t>
      </w:r>
      <w:r w:rsidRPr="1AFD5094">
        <w:rPr>
          <w:rFonts w:eastAsiaTheme="minorEastAsia"/>
          <w:sz w:val="24"/>
          <w:szCs w:val="24"/>
        </w:rPr>
        <w:t xml:space="preserve">ormal patients </w:t>
      </w:r>
      <w:r w:rsidR="1D08B812" w:rsidRPr="1AFD5094">
        <w:rPr>
          <w:rFonts w:eastAsiaTheme="minorEastAsia"/>
          <w:sz w:val="24"/>
          <w:szCs w:val="24"/>
        </w:rPr>
        <w:t xml:space="preserve">in </w:t>
      </w:r>
      <w:r w:rsidRPr="1AFD5094">
        <w:rPr>
          <w:rFonts w:eastAsiaTheme="minorEastAsia"/>
          <w:sz w:val="24"/>
          <w:szCs w:val="24"/>
        </w:rPr>
        <w:t>our TCGA BRCA cohort</w:t>
      </w:r>
      <w:r w:rsidR="5D9C4EC9" w:rsidRPr="1AFD5094">
        <w:rPr>
          <w:rFonts w:eastAsiaTheme="minorEastAsia"/>
          <w:sz w:val="24"/>
          <w:szCs w:val="24"/>
        </w:rPr>
        <w:t xml:space="preserve"> (bottom)</w:t>
      </w:r>
      <w:r w:rsidR="390DC837" w:rsidRPr="1AFD5094">
        <w:rPr>
          <w:rFonts w:eastAsiaTheme="minorEastAsia"/>
          <w:sz w:val="24"/>
          <w:szCs w:val="24"/>
        </w:rPr>
        <w:t>.</w:t>
      </w:r>
      <w:r w:rsidR="668F69A8" w:rsidRPr="1AFD5094">
        <w:rPr>
          <w:rFonts w:eastAsiaTheme="minorEastAsia"/>
          <w:sz w:val="24"/>
          <w:szCs w:val="24"/>
        </w:rPr>
        <w:t xml:space="preserve"> </w:t>
      </w:r>
    </w:p>
    <w:p w14:paraId="0F3D67EE" w14:textId="4CBDA690" w:rsidR="00772F66" w:rsidRDefault="00772F66" w:rsidP="00772F66">
      <w:pPr>
        <w:rPr>
          <w:rFonts w:eastAsiaTheme="minorEastAsia"/>
          <w:sz w:val="24"/>
          <w:szCs w:val="24"/>
        </w:rPr>
      </w:pPr>
      <w:r w:rsidRPr="1AFD5094">
        <w:rPr>
          <w:rFonts w:eastAsiaTheme="minorEastAsia"/>
          <w:sz w:val="24"/>
          <w:szCs w:val="24"/>
        </w:rPr>
        <w:t xml:space="preserve">In GSE17078 patients, a significant presence of immune cells, such as macrophages, monocytes, and T cells (CD4+ and CD8+), was observed, with similar proportions found in TCGA breast cancer patients (Fig. </w:t>
      </w:r>
      <w:r w:rsidR="00FA5016">
        <w:rPr>
          <w:rFonts w:eastAsiaTheme="minorEastAsia"/>
          <w:sz w:val="24"/>
          <w:szCs w:val="24"/>
        </w:rPr>
        <w:t>2</w:t>
      </w:r>
      <w:r w:rsidRPr="1AFD5094">
        <w:rPr>
          <w:rFonts w:eastAsiaTheme="minorEastAsia"/>
          <w:sz w:val="24"/>
          <w:szCs w:val="24"/>
        </w:rPr>
        <w:t xml:space="preserve">) </w:t>
      </w:r>
      <w:del w:id="59" w:author="Reem Abu-Shamma" w:date="2023-04-15T20:10:00Z">
        <w:r w:rsidRPr="1AFD5094" w:rsidDel="722BC7AC">
          <w:rPr>
            <w:rFonts w:eastAsiaTheme="minorEastAsia"/>
            <w:sz w:val="24"/>
            <w:szCs w:val="24"/>
          </w:rPr>
          <w:delText>(“With Others” plots)</w:delText>
        </w:r>
      </w:del>
      <w:ins w:id="60" w:author="Reem Abu-Shamma" w:date="2023-04-15T20:10:00Z">
        <w:r w:rsidRPr="1AFD5094">
          <w:rPr>
            <w:rFonts w:eastAsiaTheme="minorEastAsia"/>
            <w:sz w:val="24"/>
            <w:szCs w:val="24"/>
          </w:rPr>
          <w:t>-</w:t>
        </w:r>
      </w:ins>
      <w:r w:rsidRPr="1AFD5094">
        <w:rPr>
          <w:rFonts w:eastAsiaTheme="minorEastAsia"/>
          <w:sz w:val="24"/>
          <w:szCs w:val="24"/>
        </w:rPr>
        <w:t>. However,</w:t>
      </w:r>
      <w:commentRangeStart w:id="61"/>
      <w:commentRangeStart w:id="62"/>
      <w:r w:rsidRPr="1AFD5094">
        <w:rPr>
          <w:rFonts w:eastAsiaTheme="minorEastAsia"/>
          <w:sz w:val="24"/>
          <w:szCs w:val="24"/>
        </w:rPr>
        <w:t xml:space="preserve"> upon excluding macrophages and non-immune cells,</w:t>
      </w:r>
      <w:commentRangeEnd w:id="61"/>
      <w:r>
        <w:commentReference w:id="61"/>
      </w:r>
      <w:commentRangeEnd w:id="62"/>
      <w:r>
        <w:commentReference w:id="62"/>
      </w:r>
      <w:r w:rsidRPr="1AFD5094">
        <w:rPr>
          <w:rFonts w:eastAsiaTheme="minorEastAsia"/>
          <w:sz w:val="24"/>
          <w:szCs w:val="24"/>
        </w:rPr>
        <w:t xml:space="preserve"> we observed a substantial presence of NK and NKT cells, as well as B cells (memory B cells) to a lesser extent (Fig. </w:t>
      </w:r>
      <w:r w:rsidR="00552157">
        <w:rPr>
          <w:rFonts w:eastAsiaTheme="minorEastAsia"/>
          <w:sz w:val="24"/>
          <w:szCs w:val="24"/>
        </w:rPr>
        <w:t>3</w:t>
      </w:r>
      <w:r w:rsidRPr="1AFD5094">
        <w:rPr>
          <w:rFonts w:eastAsiaTheme="minorEastAsia"/>
          <w:sz w:val="24"/>
          <w:szCs w:val="24"/>
        </w:rPr>
        <w:t>). These findings highlight the complex and diverse nature of the immune cell composition within breast cancer tumors.</w:t>
      </w:r>
    </w:p>
    <w:p w14:paraId="04E52432" w14:textId="77777777" w:rsidR="00772F66" w:rsidRDefault="00772F66" w:rsidP="00772F66">
      <w:pPr>
        <w:rPr>
          <w:rFonts w:eastAsiaTheme="minorEastAsia"/>
          <w:b/>
          <w:bCs/>
          <w:sz w:val="24"/>
          <w:szCs w:val="24"/>
        </w:rPr>
      </w:pPr>
    </w:p>
    <w:p w14:paraId="65AA409E" w14:textId="77777777" w:rsidR="00772F66" w:rsidRDefault="00772F66" w:rsidP="00FA5016">
      <w:pPr>
        <w:jc w:val="center"/>
        <w:rPr>
          <w:rFonts w:eastAsiaTheme="minorEastAsia"/>
          <w:b/>
          <w:bCs/>
          <w:sz w:val="24"/>
          <w:szCs w:val="24"/>
        </w:rPr>
      </w:pPr>
      <w:r>
        <w:rPr>
          <w:noProof/>
        </w:rPr>
        <w:drawing>
          <wp:inline distT="0" distB="0" distL="0" distR="0" wp14:anchorId="57AA6E7A" wp14:editId="405D2413">
            <wp:extent cx="4531218" cy="1864195"/>
            <wp:effectExtent l="0" t="0" r="0" b="0"/>
            <wp:docPr id="328007885" name="Picture 328007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rcRect r="892" b="2142"/>
                    <a:stretch>
                      <a:fillRect/>
                    </a:stretch>
                  </pic:blipFill>
                  <pic:spPr>
                    <a:xfrm>
                      <a:off x="0" y="0"/>
                      <a:ext cx="4531218" cy="1864195"/>
                    </a:xfrm>
                    <a:prstGeom prst="rect">
                      <a:avLst/>
                    </a:prstGeom>
                  </pic:spPr>
                </pic:pic>
              </a:graphicData>
            </a:graphic>
          </wp:inline>
        </w:drawing>
      </w:r>
    </w:p>
    <w:p w14:paraId="4F7DDEEA" w14:textId="154F1F56" w:rsidR="00772F66" w:rsidRDefault="00772F66" w:rsidP="00772F66">
      <w:pPr>
        <w:rPr>
          <w:rFonts w:eastAsiaTheme="minorEastAsia"/>
          <w:b/>
          <w:bCs/>
          <w:sz w:val="24"/>
          <w:szCs w:val="24"/>
        </w:rPr>
      </w:pPr>
    </w:p>
    <w:p w14:paraId="25F2C7CC" w14:textId="2D4C11AA" w:rsidR="00772F66" w:rsidRPr="00FA5016" w:rsidRDefault="00FA5016" w:rsidP="00FA5016">
      <w:pPr>
        <w:jc w:val="center"/>
        <w:rPr>
          <w:rFonts w:eastAsiaTheme="minorEastAsia"/>
          <w:sz w:val="24"/>
          <w:szCs w:val="24"/>
        </w:rPr>
      </w:pPr>
      <w:r>
        <w:rPr>
          <w:rFonts w:eastAsiaTheme="minorEastAsia"/>
          <w:noProof/>
          <w:sz w:val="24"/>
          <w:szCs w:val="24"/>
        </w:rPr>
        <w:lastRenderedPageBreak/>
        <w:drawing>
          <wp:inline distT="0" distB="0" distL="0" distR="0" wp14:anchorId="73B68513" wp14:editId="6E11F1FE">
            <wp:extent cx="5943600" cy="2476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6DE7B66C" w14:textId="77777777" w:rsidR="00772F66" w:rsidRDefault="00772F66" w:rsidP="00772F66">
      <w:pPr>
        <w:rPr>
          <w:rFonts w:eastAsiaTheme="minorEastAsia"/>
          <w:b/>
          <w:bCs/>
          <w:sz w:val="24"/>
          <w:szCs w:val="24"/>
        </w:rPr>
      </w:pPr>
    </w:p>
    <w:p w14:paraId="584B312D" w14:textId="0A91ECCA" w:rsidR="00772F66" w:rsidRPr="00772F66" w:rsidRDefault="00FA5016" w:rsidP="00FA5016">
      <w:pPr>
        <w:jc w:val="center"/>
        <w:rPr>
          <w:rFonts w:eastAsiaTheme="minorEastAsia"/>
          <w:b/>
          <w:bCs/>
          <w:sz w:val="24"/>
          <w:szCs w:val="24"/>
        </w:rPr>
      </w:pPr>
      <w:r>
        <w:rPr>
          <w:rFonts w:eastAsiaTheme="minorEastAsia"/>
          <w:b/>
          <w:bCs/>
          <w:noProof/>
          <w:sz w:val="24"/>
          <w:szCs w:val="24"/>
        </w:rPr>
        <w:drawing>
          <wp:inline distT="0" distB="0" distL="0" distR="0" wp14:anchorId="7FDFAA7B" wp14:editId="0E536159">
            <wp:extent cx="5943600" cy="2476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5D1D1A96" w14:textId="3BFEF6C8" w:rsidR="00FA5016" w:rsidRDefault="00FA5016" w:rsidP="00FA5016">
      <w:pPr>
        <w:rPr>
          <w:rFonts w:eastAsiaTheme="minorEastAsia"/>
          <w:sz w:val="24"/>
          <w:szCs w:val="24"/>
        </w:rPr>
      </w:pPr>
      <w:r w:rsidRPr="1AFD5094">
        <w:rPr>
          <w:rFonts w:eastAsiaTheme="minorEastAsia"/>
          <w:b/>
          <w:bCs/>
          <w:sz w:val="24"/>
          <w:szCs w:val="24"/>
        </w:rPr>
        <w:t xml:space="preserve">Figure </w:t>
      </w:r>
      <w:r>
        <w:rPr>
          <w:rFonts w:eastAsiaTheme="minorEastAsia"/>
          <w:b/>
          <w:bCs/>
          <w:sz w:val="24"/>
          <w:szCs w:val="24"/>
        </w:rPr>
        <w:t>2</w:t>
      </w:r>
      <w:r w:rsidRPr="1AFD5094">
        <w:rPr>
          <w:rFonts w:eastAsiaTheme="minorEastAsia"/>
          <w:b/>
          <w:bCs/>
          <w:sz w:val="24"/>
          <w:szCs w:val="24"/>
        </w:rPr>
        <w:t>:</w:t>
      </w:r>
      <w:r w:rsidRPr="1AFD5094">
        <w:rPr>
          <w:rFonts w:eastAsiaTheme="minorEastAsia"/>
          <w:sz w:val="24"/>
          <w:szCs w:val="24"/>
        </w:rPr>
        <w:t xml:space="preserve"> Cell type proportions from single-cell deconvolution using </w:t>
      </w:r>
      <w:proofErr w:type="spellStart"/>
      <w:r w:rsidRPr="1AFD5094">
        <w:rPr>
          <w:rFonts w:eastAsiaTheme="minorEastAsia"/>
          <w:sz w:val="24"/>
          <w:szCs w:val="24"/>
        </w:rPr>
        <w:t>MUSiC</w:t>
      </w:r>
      <w:proofErr w:type="spellEnd"/>
      <w:r w:rsidRPr="1AFD5094">
        <w:rPr>
          <w:rFonts w:eastAsiaTheme="minorEastAsia"/>
          <w:sz w:val="24"/>
          <w:szCs w:val="24"/>
        </w:rPr>
        <w:t xml:space="preserve"> of </w:t>
      </w:r>
      <w:r>
        <w:rPr>
          <w:rFonts w:eastAsiaTheme="minorEastAsia"/>
          <w:sz w:val="24"/>
          <w:szCs w:val="24"/>
        </w:rPr>
        <w:t>tumor</w:t>
      </w:r>
      <w:r w:rsidRPr="1AFD5094">
        <w:rPr>
          <w:rFonts w:eastAsiaTheme="minorEastAsia"/>
          <w:sz w:val="24"/>
          <w:szCs w:val="24"/>
        </w:rPr>
        <w:t xml:space="preserve"> patients. Fig </w:t>
      </w:r>
      <w:r>
        <w:rPr>
          <w:rFonts w:eastAsiaTheme="minorEastAsia"/>
          <w:b/>
          <w:bCs/>
          <w:sz w:val="24"/>
          <w:szCs w:val="24"/>
        </w:rPr>
        <w:t>2</w:t>
      </w:r>
      <w:r w:rsidRPr="1AFD5094">
        <w:rPr>
          <w:rFonts w:eastAsiaTheme="minorEastAsia"/>
          <w:b/>
          <w:bCs/>
          <w:sz w:val="24"/>
          <w:szCs w:val="24"/>
        </w:rPr>
        <w:t xml:space="preserve">A. </w:t>
      </w:r>
      <w:commentRangeStart w:id="63"/>
      <w:r w:rsidRPr="1AFD5094">
        <w:rPr>
          <w:rFonts w:eastAsiaTheme="minorEastAsia"/>
          <w:sz w:val="24"/>
          <w:szCs w:val="24"/>
        </w:rPr>
        <w:t xml:space="preserve">Cell type proportions </w:t>
      </w:r>
      <w:r>
        <w:rPr>
          <w:rFonts w:eastAsiaTheme="minorEastAsia"/>
          <w:sz w:val="24"/>
          <w:szCs w:val="24"/>
        </w:rPr>
        <w:t xml:space="preserve">in TCGA BRA cohort </w:t>
      </w:r>
      <w:r w:rsidRPr="1AFD5094">
        <w:rPr>
          <w:rFonts w:eastAsiaTheme="minorEastAsia"/>
          <w:sz w:val="24"/>
          <w:szCs w:val="24"/>
        </w:rPr>
        <w:t>(</w:t>
      </w:r>
      <w:commentRangeEnd w:id="63"/>
      <w:r>
        <w:commentReference w:id="63"/>
      </w:r>
      <w:r w:rsidRPr="1AFD5094">
        <w:rPr>
          <w:rFonts w:eastAsiaTheme="minorEastAsia"/>
          <w:sz w:val="24"/>
          <w:szCs w:val="24"/>
        </w:rPr>
        <w:t>top).</w:t>
      </w:r>
      <w:r w:rsidRPr="1AFD5094">
        <w:rPr>
          <w:rFonts w:eastAsiaTheme="minorEastAsia"/>
          <w:b/>
          <w:bCs/>
          <w:sz w:val="24"/>
          <w:szCs w:val="24"/>
        </w:rPr>
        <w:t xml:space="preserve"> Fig 1B. </w:t>
      </w:r>
      <w:commentRangeStart w:id="64"/>
      <w:r w:rsidRPr="1AFD5094">
        <w:rPr>
          <w:rFonts w:eastAsiaTheme="minorEastAsia"/>
          <w:sz w:val="24"/>
          <w:szCs w:val="24"/>
        </w:rPr>
        <w:t xml:space="preserve">Cell type proportions </w:t>
      </w:r>
      <w:r>
        <w:rPr>
          <w:rFonts w:eastAsiaTheme="minorEastAsia"/>
          <w:sz w:val="24"/>
          <w:szCs w:val="24"/>
        </w:rPr>
        <w:t xml:space="preserve">in TCGA BRA cohort for immune </w:t>
      </w:r>
      <w:proofErr w:type="gramStart"/>
      <w:r>
        <w:rPr>
          <w:rFonts w:eastAsiaTheme="minorEastAsia"/>
          <w:sz w:val="24"/>
          <w:szCs w:val="24"/>
        </w:rPr>
        <w:t>cells</w:t>
      </w:r>
      <w:r w:rsidRPr="1AFD5094">
        <w:rPr>
          <w:rFonts w:eastAsiaTheme="minorEastAsia"/>
          <w:sz w:val="24"/>
          <w:szCs w:val="24"/>
        </w:rPr>
        <w:t>(</w:t>
      </w:r>
      <w:commentRangeEnd w:id="64"/>
      <w:proofErr w:type="gramEnd"/>
      <w:r>
        <w:commentReference w:id="64"/>
      </w:r>
      <w:r w:rsidRPr="1AFD5094">
        <w:rPr>
          <w:rFonts w:eastAsiaTheme="minorEastAsia"/>
          <w:sz w:val="24"/>
          <w:szCs w:val="24"/>
        </w:rPr>
        <w:t xml:space="preserve">top (bottom). </w:t>
      </w:r>
    </w:p>
    <w:p w14:paraId="0F481F19" w14:textId="77777777" w:rsidR="00FA5016" w:rsidRDefault="00FA5016" w:rsidP="1AFD5094">
      <w:pPr>
        <w:rPr>
          <w:rFonts w:eastAsiaTheme="minorEastAsia"/>
          <w:sz w:val="24"/>
          <w:szCs w:val="24"/>
        </w:rPr>
      </w:pPr>
    </w:p>
    <w:p w14:paraId="444275D0" w14:textId="77777777" w:rsidR="00FA5016" w:rsidRDefault="00FA5016" w:rsidP="1AFD5094">
      <w:pPr>
        <w:rPr>
          <w:rFonts w:eastAsiaTheme="minorEastAsia"/>
          <w:sz w:val="24"/>
          <w:szCs w:val="24"/>
        </w:rPr>
      </w:pPr>
    </w:p>
    <w:p w14:paraId="79CE6027" w14:textId="78E23281" w:rsidR="1AFD5094" w:rsidRDefault="4CEE4154" w:rsidP="1AFD5094">
      <w:pPr>
        <w:rPr>
          <w:rFonts w:eastAsiaTheme="minorEastAsia"/>
          <w:sz w:val="24"/>
          <w:szCs w:val="24"/>
        </w:rPr>
      </w:pPr>
      <w:r w:rsidRPr="1AFD5094">
        <w:rPr>
          <w:rFonts w:eastAsiaTheme="minorEastAsia"/>
          <w:sz w:val="24"/>
          <w:szCs w:val="24"/>
        </w:rPr>
        <w:t xml:space="preserve">Regarding cell subtypes, VL2 vascular endothelial cells and </w:t>
      </w:r>
      <w:r w:rsidR="0E259C4A" w:rsidRPr="1AFD5094">
        <w:rPr>
          <w:rFonts w:eastAsiaTheme="minorEastAsia"/>
          <w:sz w:val="24"/>
          <w:szCs w:val="24"/>
        </w:rPr>
        <w:t xml:space="preserve">immune </w:t>
      </w:r>
      <w:r w:rsidRPr="1AFD5094">
        <w:rPr>
          <w:rFonts w:eastAsiaTheme="minorEastAsia"/>
          <w:sz w:val="24"/>
          <w:szCs w:val="24"/>
        </w:rPr>
        <w:t>I3 T cells were predominant in both TCGA cancer patients</w:t>
      </w:r>
      <w:r w:rsidR="265F12F3" w:rsidRPr="1AFD5094">
        <w:rPr>
          <w:rFonts w:eastAsiaTheme="minorEastAsia"/>
          <w:sz w:val="24"/>
          <w:szCs w:val="24"/>
        </w:rPr>
        <w:t xml:space="preserve"> and GSE161529</w:t>
      </w:r>
      <w:r w:rsidR="7C46A14C" w:rsidRPr="1AFD5094">
        <w:rPr>
          <w:rFonts w:eastAsiaTheme="minorEastAsia"/>
          <w:sz w:val="24"/>
          <w:szCs w:val="24"/>
        </w:rPr>
        <w:t xml:space="preserve"> </w:t>
      </w:r>
      <w:del w:id="65" w:author="Reem Abu-Shamma" w:date="2023-04-15T20:05:00Z">
        <w:r w:rsidR="63552435" w:rsidRPr="1AFD5094" w:rsidDel="7C46A14C">
          <w:rPr>
            <w:rFonts w:eastAsiaTheme="minorEastAsia"/>
            <w:sz w:val="24"/>
            <w:szCs w:val="24"/>
          </w:rPr>
          <w:delText>(tumor_cell_subtype_proportions_patients, Tcga_GSE161529_cell_subtype_tumor_proportions_patients)</w:delText>
        </w:r>
      </w:del>
      <w:r w:rsidR="6D482B36" w:rsidRPr="1AFD5094">
        <w:rPr>
          <w:rFonts w:eastAsiaTheme="minorEastAsia"/>
          <w:sz w:val="24"/>
          <w:szCs w:val="24"/>
        </w:rPr>
        <w:t xml:space="preserve"> (Fig. 3A</w:t>
      </w:r>
      <w:r w:rsidR="5785E46E" w:rsidRPr="1AFD5094">
        <w:rPr>
          <w:rFonts w:eastAsiaTheme="minorEastAsia"/>
          <w:sz w:val="24"/>
          <w:szCs w:val="24"/>
        </w:rPr>
        <w:t xml:space="preserve">, Fig 3C), </w:t>
      </w:r>
      <w:r w:rsidRPr="1AFD5094">
        <w:rPr>
          <w:rFonts w:eastAsiaTheme="minorEastAsia"/>
          <w:sz w:val="24"/>
          <w:szCs w:val="24"/>
        </w:rPr>
        <w:t xml:space="preserve">although their median levels were lower compared to other cell subtypes such as Has, </w:t>
      </w:r>
      <w:proofErr w:type="spellStart"/>
      <w:r w:rsidRPr="1AFD5094">
        <w:rPr>
          <w:rFonts w:eastAsiaTheme="minorEastAsia"/>
          <w:sz w:val="24"/>
          <w:szCs w:val="24"/>
        </w:rPr>
        <w:t>HSx</w:t>
      </w:r>
      <w:proofErr w:type="spellEnd"/>
      <w:r w:rsidRPr="1AFD5094">
        <w:rPr>
          <w:rFonts w:eastAsiaTheme="minorEastAsia"/>
          <w:sz w:val="24"/>
          <w:szCs w:val="24"/>
        </w:rPr>
        <w:t>, and BL cell subtypes</w:t>
      </w:r>
      <w:r w:rsidR="4DBFCD0E" w:rsidRPr="1AFD5094">
        <w:rPr>
          <w:rFonts w:eastAsiaTheme="minorEastAsia"/>
          <w:sz w:val="24"/>
          <w:szCs w:val="24"/>
        </w:rPr>
        <w:t xml:space="preserve"> </w:t>
      </w:r>
      <w:del w:id="66" w:author="Reem Abu-Shamma" w:date="2023-04-15T20:05:00Z">
        <w:r w:rsidR="63552435" w:rsidRPr="1AFD5094" w:rsidDel="4DBFCD0E">
          <w:rPr>
            <w:rFonts w:eastAsiaTheme="minorEastAsia"/>
            <w:sz w:val="24"/>
            <w:szCs w:val="24"/>
          </w:rPr>
          <w:delText>(Tcga_GSE161529_cell_subtype_tumor_proportions_patients_violin)</w:delText>
        </w:r>
        <w:r w:rsidR="63552435" w:rsidRPr="1AFD5094" w:rsidDel="4FFE1F8F">
          <w:rPr>
            <w:rFonts w:eastAsiaTheme="minorEastAsia"/>
            <w:sz w:val="24"/>
            <w:szCs w:val="24"/>
          </w:rPr>
          <w:delText xml:space="preserve"> </w:delText>
        </w:r>
      </w:del>
      <w:r w:rsidR="4FFE1F8F" w:rsidRPr="1AFD5094">
        <w:rPr>
          <w:rFonts w:eastAsiaTheme="minorEastAsia"/>
          <w:sz w:val="24"/>
          <w:szCs w:val="24"/>
        </w:rPr>
        <w:t>(Fig 3B)</w:t>
      </w:r>
      <w:r w:rsidRPr="1AFD5094">
        <w:rPr>
          <w:rFonts w:eastAsiaTheme="minorEastAsia"/>
          <w:sz w:val="24"/>
          <w:szCs w:val="24"/>
        </w:rPr>
        <w:t>.</w:t>
      </w:r>
    </w:p>
    <w:p w14:paraId="5806EE20" w14:textId="5BD8E530" w:rsidR="1AFD5094" w:rsidRDefault="1AFD5094" w:rsidP="1AFD5094">
      <w:pPr>
        <w:rPr>
          <w:rFonts w:eastAsiaTheme="minorEastAsia"/>
          <w:sz w:val="24"/>
          <w:szCs w:val="24"/>
        </w:rPr>
      </w:pPr>
    </w:p>
    <w:p w14:paraId="694CF858" w14:textId="6DA50191" w:rsidR="6E52F4C0" w:rsidRDefault="6E52F4C0" w:rsidP="1AFD5094">
      <w:pPr>
        <w:rPr>
          <w:rFonts w:eastAsiaTheme="minorEastAsia"/>
          <w:sz w:val="24"/>
          <w:szCs w:val="24"/>
        </w:rPr>
      </w:pPr>
      <w:r>
        <w:rPr>
          <w:noProof/>
        </w:rPr>
        <mc:AlternateContent>
          <mc:Choice Requires="wps">
            <w:drawing>
              <wp:inline distT="0" distB="0" distL="0" distR="0" wp14:anchorId="7F59067C" wp14:editId="4F955476">
                <wp:extent cx="326905" cy="292775"/>
                <wp:effectExtent l="0" t="0" r="0" b="0"/>
                <wp:docPr id="1136301967" name="Rectangle 1"/>
                <wp:cNvGraphicFramePr/>
                <a:graphic xmlns:a="http://schemas.openxmlformats.org/drawingml/2006/main">
                  <a:graphicData uri="http://schemas.microsoft.com/office/word/2010/wordprocessingShape">
                    <wps:wsp>
                      <wps:cNvSpPr/>
                      <wps:spPr>
                        <a:xfrm>
                          <a:off x="0" y="0"/>
                          <a:ext cx="326905" cy="292775"/>
                        </a:xfrm>
                        <a:prstGeom prst="rect">
                          <a:avLst/>
                        </a:prstGeom>
                        <a:noFill/>
                        <a:ln>
                          <a:noFill/>
                        </a:ln>
                      </wps:spPr>
                      <wps:txbx>
                        <w:txbxContent>
                          <w:p w14:paraId="5B264FEB" w14:textId="77777777" w:rsidR="003C5906" w:rsidRDefault="00000000" w:rsidP="003C5906">
                            <w:pPr>
                              <w:spacing w:line="254" w:lineRule="auto"/>
                              <w:rPr>
                                <w:rFonts w:ascii="Arial" w:hAnsi="Arial" w:cs="Arial"/>
                                <w:b/>
                                <w:bCs/>
                                <w:color w:val="000000"/>
                              </w:rPr>
                            </w:pPr>
                            <w:r>
                              <w:rPr>
                                <w:rFonts w:ascii="Arial" w:hAnsi="Arial" w:cs="Arial"/>
                                <w:b/>
                                <w:bCs/>
                                <w:color w:val="000000"/>
                              </w:rPr>
                              <w:t>A</w:t>
                            </w:r>
                          </w:p>
                        </w:txbxContent>
                      </wps:txbx>
                      <wps:bodyPr anchor="t"/>
                    </wps:wsp>
                  </a:graphicData>
                </a:graphic>
              </wp:inline>
            </w:drawing>
          </mc:Choice>
          <mc:Fallback xmlns:a14="http://schemas.microsoft.com/office/drawing/2010/main" xmlns:pic="http://schemas.openxmlformats.org/drawingml/2006/picture" xmlns:a="http://schemas.openxmlformats.org/drawingml/2006/main"/>
        </mc:AlternateContent>
      </w:r>
    </w:p>
    <w:p w14:paraId="45863949" w14:textId="45910B9C" w:rsidR="74765B76" w:rsidRDefault="74765B76" w:rsidP="1AFD5094">
      <w:pPr>
        <w:rPr>
          <w:rFonts w:eastAsiaTheme="minorEastAsia"/>
          <w:sz w:val="24"/>
          <w:szCs w:val="24"/>
        </w:rPr>
      </w:pPr>
      <w:r>
        <w:rPr>
          <w:noProof/>
        </w:rPr>
        <w:lastRenderedPageBreak/>
        <w:drawing>
          <wp:inline distT="0" distB="0" distL="0" distR="0" wp14:anchorId="531D50F1" wp14:editId="0490A4E6">
            <wp:extent cx="5669515" cy="2330362"/>
            <wp:effectExtent l="0" t="0" r="0" b="0"/>
            <wp:docPr id="443244113" name="Picture 44324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rcRect r="657"/>
                    <a:stretch>
                      <a:fillRect/>
                    </a:stretch>
                  </pic:blipFill>
                  <pic:spPr>
                    <a:xfrm>
                      <a:off x="0" y="0"/>
                      <a:ext cx="5669515" cy="2330362"/>
                    </a:xfrm>
                    <a:prstGeom prst="rect">
                      <a:avLst/>
                    </a:prstGeom>
                  </pic:spPr>
                </pic:pic>
              </a:graphicData>
            </a:graphic>
          </wp:inline>
        </w:drawing>
      </w:r>
    </w:p>
    <w:p w14:paraId="59585362" w14:textId="13180855" w:rsidR="1AFD5094" w:rsidRDefault="1AFD5094" w:rsidP="1AFD5094">
      <w:pPr>
        <w:rPr>
          <w:rFonts w:eastAsiaTheme="minorEastAsia"/>
          <w:sz w:val="24"/>
          <w:szCs w:val="24"/>
        </w:rPr>
      </w:pPr>
      <w:r>
        <w:rPr>
          <w:noProof/>
        </w:rPr>
        <mc:AlternateContent>
          <mc:Choice Requires="wps">
            <w:drawing>
              <wp:inline distT="0" distB="0" distL="0" distR="0" wp14:anchorId="6479FFE3" wp14:editId="2E803B85">
                <wp:extent cx="325755" cy="282386"/>
                <wp:effectExtent l="0" t="0" r="0" b="3810"/>
                <wp:docPr id="1269163449" name="Rectangle 1"/>
                <wp:cNvGraphicFramePr/>
                <a:graphic xmlns:a="http://schemas.openxmlformats.org/drawingml/2006/main">
                  <a:graphicData uri="http://schemas.microsoft.com/office/word/2010/wordprocessingShape">
                    <wps:wsp>
                      <wps:cNvSpPr/>
                      <wps:spPr>
                        <a:xfrm>
                          <a:off x="0" y="0"/>
                          <a:ext cx="325755" cy="282386"/>
                        </a:xfrm>
                        <a:prstGeom prst="rect">
                          <a:avLst/>
                        </a:prstGeom>
                        <a:noFill/>
                        <a:ln>
                          <a:noFill/>
                        </a:ln>
                      </wps:spPr>
                      <wps:txbx>
                        <w:txbxContent>
                          <w:p w14:paraId="37BB8296" w14:textId="77777777" w:rsidR="00684D6E" w:rsidRDefault="00000000" w:rsidP="00684D6E">
                            <w:pPr>
                              <w:spacing w:line="252" w:lineRule="auto"/>
                              <w:rPr>
                                <w:rFonts w:ascii="Arial" w:hAnsi="Arial" w:cs="Arial"/>
                                <w:b/>
                                <w:bCs/>
                                <w:color w:val="000000"/>
                              </w:rPr>
                            </w:pPr>
                            <w:r>
                              <w:rPr>
                                <w:rFonts w:ascii="Arial" w:hAnsi="Arial" w:cs="Arial"/>
                                <w:b/>
                                <w:bCs/>
                                <w:color w:val="000000"/>
                              </w:rPr>
                              <w:t>B</w:t>
                            </w:r>
                          </w:p>
                        </w:txbxContent>
                      </wps:txbx>
                      <wps:bodyPr anchor="t"/>
                    </wps:wsp>
                  </a:graphicData>
                </a:graphic>
              </wp:inline>
            </w:drawing>
          </mc:Choice>
          <mc:Fallback xmlns:a14="http://schemas.microsoft.com/office/drawing/2010/main" xmlns:pic="http://schemas.openxmlformats.org/drawingml/2006/picture" xmlns:a="http://schemas.openxmlformats.org/drawingml/2006/main"/>
        </mc:AlternateContent>
      </w:r>
    </w:p>
    <w:p w14:paraId="084ABBCF" w14:textId="4E05AFB3" w:rsidR="74765B76" w:rsidRDefault="74765B76" w:rsidP="1AFD5094">
      <w:pPr>
        <w:rPr>
          <w:rFonts w:eastAsiaTheme="minorEastAsia"/>
          <w:sz w:val="24"/>
          <w:szCs w:val="24"/>
        </w:rPr>
      </w:pPr>
      <w:r>
        <w:rPr>
          <w:noProof/>
        </w:rPr>
        <w:drawing>
          <wp:inline distT="0" distB="0" distL="0" distR="0" wp14:anchorId="3F750110" wp14:editId="1FD5C806">
            <wp:extent cx="4965558" cy="2053700"/>
            <wp:effectExtent l="0" t="0" r="0" b="0"/>
            <wp:docPr id="1089195799" name="Picture 1089195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rcRect r="767"/>
                    <a:stretch>
                      <a:fillRect/>
                    </a:stretch>
                  </pic:blipFill>
                  <pic:spPr>
                    <a:xfrm>
                      <a:off x="0" y="0"/>
                      <a:ext cx="4965558" cy="2053700"/>
                    </a:xfrm>
                    <a:prstGeom prst="rect">
                      <a:avLst/>
                    </a:prstGeom>
                  </pic:spPr>
                </pic:pic>
              </a:graphicData>
            </a:graphic>
          </wp:inline>
        </w:drawing>
      </w:r>
    </w:p>
    <w:p w14:paraId="35BAF9EC" w14:textId="328AA190" w:rsidR="71AA70B1" w:rsidRDefault="71AA70B1" w:rsidP="1AFD5094">
      <w:pPr>
        <w:rPr>
          <w:rFonts w:eastAsiaTheme="minorEastAsia"/>
          <w:sz w:val="24"/>
          <w:szCs w:val="24"/>
        </w:rPr>
      </w:pPr>
      <w:r>
        <w:rPr>
          <w:noProof/>
        </w:rPr>
        <mc:AlternateContent>
          <mc:Choice Requires="wps">
            <w:drawing>
              <wp:inline distT="0" distB="0" distL="0" distR="0" wp14:anchorId="77997384" wp14:editId="56FE5F9E">
                <wp:extent cx="325755" cy="281940"/>
                <wp:effectExtent l="0" t="0" r="0" b="3810"/>
                <wp:docPr id="2069520834" name="Rectangle 1"/>
                <wp:cNvGraphicFramePr/>
                <a:graphic xmlns:a="http://schemas.openxmlformats.org/drawingml/2006/main">
                  <a:graphicData uri="http://schemas.microsoft.com/office/word/2010/wordprocessingShape">
                    <wps:wsp>
                      <wps:cNvSpPr/>
                      <wps:spPr>
                        <a:xfrm>
                          <a:off x="0" y="0"/>
                          <a:ext cx="325755" cy="281940"/>
                        </a:xfrm>
                        <a:prstGeom prst="rect">
                          <a:avLst/>
                        </a:prstGeom>
                        <a:noFill/>
                        <a:ln>
                          <a:noFill/>
                        </a:ln>
                      </wps:spPr>
                      <wps:txbx>
                        <w:txbxContent>
                          <w:p w14:paraId="6B56201E" w14:textId="77777777" w:rsidR="00B125DE" w:rsidRDefault="00000000" w:rsidP="00B125DE">
                            <w:pPr>
                              <w:spacing w:line="252" w:lineRule="auto"/>
                              <w:rPr>
                                <w:rFonts w:ascii="Arial" w:hAnsi="Arial" w:cs="Arial"/>
                                <w:b/>
                                <w:bCs/>
                                <w:color w:val="000000"/>
                              </w:rPr>
                            </w:pPr>
                            <w:r>
                              <w:rPr>
                                <w:rFonts w:ascii="Arial" w:hAnsi="Arial" w:cs="Arial"/>
                                <w:b/>
                                <w:bCs/>
                                <w:color w:val="000000"/>
                              </w:rPr>
                              <w:t>C</w:t>
                            </w:r>
                          </w:p>
                        </w:txbxContent>
                      </wps:txbx>
                      <wps:bodyPr anchor="t"/>
                    </wps:wsp>
                  </a:graphicData>
                </a:graphic>
              </wp:inline>
            </w:drawing>
          </mc:Choice>
          <mc:Fallback xmlns:a14="http://schemas.microsoft.com/office/drawing/2010/main" xmlns:pic="http://schemas.openxmlformats.org/drawingml/2006/picture" xmlns:a="http://schemas.openxmlformats.org/drawingml/2006/main"/>
        </mc:AlternateContent>
      </w:r>
    </w:p>
    <w:p w14:paraId="58A48ED3" w14:textId="7490CAAC" w:rsidR="74765B76" w:rsidRDefault="74765B76" w:rsidP="1AFD5094">
      <w:pPr>
        <w:rPr>
          <w:rFonts w:eastAsiaTheme="minorEastAsia"/>
          <w:sz w:val="24"/>
          <w:szCs w:val="24"/>
        </w:rPr>
      </w:pPr>
      <w:r>
        <w:rPr>
          <w:noProof/>
        </w:rPr>
        <w:drawing>
          <wp:inline distT="0" distB="0" distL="0" distR="0" wp14:anchorId="24D76D6F" wp14:editId="3A88B829">
            <wp:extent cx="5155462" cy="2135962"/>
            <wp:effectExtent l="0" t="0" r="0" b="0"/>
            <wp:docPr id="1468553305" name="Picture 1468553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rcRect l="438" t="1001"/>
                    <a:stretch>
                      <a:fillRect/>
                    </a:stretch>
                  </pic:blipFill>
                  <pic:spPr>
                    <a:xfrm>
                      <a:off x="0" y="0"/>
                      <a:ext cx="5155462" cy="2135962"/>
                    </a:xfrm>
                    <a:prstGeom prst="rect">
                      <a:avLst/>
                    </a:prstGeom>
                  </pic:spPr>
                </pic:pic>
              </a:graphicData>
            </a:graphic>
          </wp:inline>
        </w:drawing>
      </w:r>
    </w:p>
    <w:p w14:paraId="6F9FBCC4" w14:textId="37804AF9" w:rsidR="3BB98510" w:rsidRDefault="3BB98510" w:rsidP="1AFD5094">
      <w:pPr>
        <w:rPr>
          <w:rFonts w:eastAsiaTheme="minorEastAsia"/>
          <w:b/>
          <w:bCs/>
          <w:sz w:val="24"/>
          <w:szCs w:val="24"/>
        </w:rPr>
      </w:pPr>
      <w:r w:rsidRPr="1AFD5094">
        <w:rPr>
          <w:rFonts w:eastAsiaTheme="minorEastAsia"/>
          <w:b/>
          <w:bCs/>
          <w:sz w:val="24"/>
          <w:szCs w:val="24"/>
        </w:rPr>
        <w:t>_____________________________________________________________________________</w:t>
      </w:r>
    </w:p>
    <w:p w14:paraId="46A985B3" w14:textId="65340955" w:rsidR="1AFD5094" w:rsidRDefault="7FF03A40" w:rsidP="1AFD5094">
      <w:pPr>
        <w:rPr>
          <w:rFonts w:eastAsiaTheme="minorEastAsia"/>
          <w:sz w:val="24"/>
          <w:szCs w:val="24"/>
        </w:rPr>
      </w:pPr>
      <w:r w:rsidRPr="1AFD5094">
        <w:rPr>
          <w:rFonts w:eastAsiaTheme="minorEastAsia"/>
          <w:b/>
          <w:bCs/>
          <w:sz w:val="24"/>
          <w:szCs w:val="24"/>
        </w:rPr>
        <w:lastRenderedPageBreak/>
        <w:t xml:space="preserve">Figure 3: </w:t>
      </w:r>
      <w:r w:rsidRPr="1AFD5094">
        <w:rPr>
          <w:rFonts w:eastAsiaTheme="minorEastAsia"/>
          <w:sz w:val="24"/>
          <w:szCs w:val="24"/>
        </w:rPr>
        <w:t xml:space="preserve">Cell subtype proportions from single-cell deconvolution using </w:t>
      </w:r>
      <w:proofErr w:type="spellStart"/>
      <w:r w:rsidRPr="1AFD5094">
        <w:rPr>
          <w:rFonts w:eastAsiaTheme="minorEastAsia"/>
          <w:sz w:val="24"/>
          <w:szCs w:val="24"/>
        </w:rPr>
        <w:t>MUSiC</w:t>
      </w:r>
      <w:proofErr w:type="spellEnd"/>
      <w:r w:rsidRPr="1AFD5094">
        <w:rPr>
          <w:rFonts w:eastAsiaTheme="minorEastAsia"/>
          <w:sz w:val="24"/>
          <w:szCs w:val="24"/>
        </w:rPr>
        <w:t xml:space="preserve"> of BRCA patients. </w:t>
      </w:r>
      <w:r w:rsidRPr="1AFD5094">
        <w:rPr>
          <w:rFonts w:eastAsiaTheme="minorEastAsia"/>
          <w:b/>
          <w:bCs/>
          <w:sz w:val="24"/>
          <w:szCs w:val="24"/>
        </w:rPr>
        <w:t xml:space="preserve">Fig 3A-B. </w:t>
      </w:r>
      <w:r w:rsidRPr="1AFD5094">
        <w:rPr>
          <w:rFonts w:eastAsiaTheme="minorEastAsia"/>
          <w:sz w:val="24"/>
          <w:szCs w:val="24"/>
        </w:rPr>
        <w:t>TCGA BRCA cohort cell subtypes represented as stacked bar chart (top) and violin plot (underneath).</w:t>
      </w:r>
      <w:r w:rsidRPr="1AFD5094">
        <w:rPr>
          <w:rFonts w:eastAsiaTheme="minorEastAsia"/>
          <w:b/>
          <w:bCs/>
          <w:sz w:val="24"/>
          <w:szCs w:val="24"/>
        </w:rPr>
        <w:t xml:space="preserve"> Fig </w:t>
      </w:r>
      <w:r w:rsidR="148E5F1D" w:rsidRPr="1AFD5094">
        <w:rPr>
          <w:rFonts w:eastAsiaTheme="minorEastAsia"/>
          <w:b/>
          <w:bCs/>
          <w:sz w:val="24"/>
          <w:szCs w:val="24"/>
        </w:rPr>
        <w:t>3</w:t>
      </w:r>
      <w:r w:rsidRPr="1AFD5094">
        <w:rPr>
          <w:rFonts w:eastAsiaTheme="minorEastAsia"/>
          <w:b/>
          <w:bCs/>
          <w:sz w:val="24"/>
          <w:szCs w:val="24"/>
        </w:rPr>
        <w:t>C.</w:t>
      </w:r>
      <w:r w:rsidRPr="1AFD5094">
        <w:rPr>
          <w:rFonts w:eastAsiaTheme="minorEastAsia"/>
          <w:sz w:val="24"/>
          <w:szCs w:val="24"/>
        </w:rPr>
        <w:t xml:space="preserve"> </w:t>
      </w:r>
      <w:r w:rsidR="18262989" w:rsidRPr="1AFD5094">
        <w:rPr>
          <w:rFonts w:eastAsiaTheme="minorEastAsia"/>
          <w:sz w:val="24"/>
          <w:szCs w:val="24"/>
        </w:rPr>
        <w:t>Cell subtypes of</w:t>
      </w:r>
      <w:r w:rsidR="18262989" w:rsidRPr="1AFD5094">
        <w:rPr>
          <w:rFonts w:eastAsiaTheme="minorEastAsia"/>
          <w:b/>
          <w:bCs/>
          <w:sz w:val="24"/>
          <w:szCs w:val="24"/>
        </w:rPr>
        <w:t xml:space="preserve"> </w:t>
      </w:r>
      <w:r w:rsidRPr="1AFD5094">
        <w:rPr>
          <w:rFonts w:eastAsiaTheme="minorEastAsia"/>
          <w:sz w:val="24"/>
          <w:szCs w:val="24"/>
        </w:rPr>
        <w:t>BRCA tumor patients outside of our TCGA BRCA cohort (bottom).</w:t>
      </w:r>
    </w:p>
    <w:p w14:paraId="5D6C9439" w14:textId="5A1AAA57" w:rsidR="63552435" w:rsidRDefault="4CEE4154" w:rsidP="1AFD5094">
      <w:pPr>
        <w:rPr>
          <w:rFonts w:eastAsiaTheme="minorEastAsia"/>
          <w:sz w:val="24"/>
          <w:szCs w:val="24"/>
        </w:rPr>
      </w:pPr>
      <w:r w:rsidRPr="1AFD5094">
        <w:rPr>
          <w:rFonts w:eastAsiaTheme="minorEastAsia"/>
          <w:sz w:val="24"/>
          <w:szCs w:val="24"/>
        </w:rPr>
        <w:t>These results suggest that while some immune cell subtypes are more prominent in breast cancer tumors, there is still significant heterogeneity in the immune cell composition across tumors.</w:t>
      </w:r>
    </w:p>
    <w:p w14:paraId="43BF0584" w14:textId="1BE78C84" w:rsidR="37D01F0B" w:rsidRDefault="6A071EEB" w:rsidP="1AFD5094">
      <w:pPr>
        <w:rPr>
          <w:rFonts w:eastAsiaTheme="minorEastAsia"/>
          <w:b/>
          <w:bCs/>
          <w:sz w:val="24"/>
          <w:szCs w:val="24"/>
        </w:rPr>
      </w:pPr>
      <w:r w:rsidRPr="1AFD5094">
        <w:rPr>
          <w:rFonts w:eastAsiaTheme="minorEastAsia"/>
          <w:b/>
          <w:bCs/>
          <w:sz w:val="24"/>
          <w:szCs w:val="24"/>
        </w:rPr>
        <w:t>Cell Fractions Clinical Outcome Correlation</w:t>
      </w:r>
    </w:p>
    <w:p w14:paraId="62AF74EF" w14:textId="4CAAFAF7" w:rsidR="564F3518" w:rsidRDefault="564F3518" w:rsidP="1AFD5094">
      <w:pPr>
        <w:rPr>
          <w:rFonts w:eastAsiaTheme="minorEastAsia"/>
          <w:sz w:val="24"/>
          <w:szCs w:val="24"/>
        </w:rPr>
      </w:pPr>
      <w:r w:rsidRPr="1AFD5094">
        <w:rPr>
          <w:rFonts w:eastAsiaTheme="minorEastAsia"/>
          <w:sz w:val="24"/>
          <w:szCs w:val="24"/>
        </w:rPr>
        <w:t>Our</w:t>
      </w:r>
      <w:r w:rsidR="011A8563" w:rsidRPr="1AFD5094">
        <w:rPr>
          <w:rFonts w:eastAsiaTheme="minorEastAsia"/>
          <w:sz w:val="24"/>
          <w:szCs w:val="24"/>
        </w:rPr>
        <w:t xml:space="preserve"> analysis of the GSE177078 cohort</w:t>
      </w:r>
      <w:r w:rsidRPr="1AFD5094">
        <w:rPr>
          <w:rFonts w:eastAsiaTheme="minorEastAsia"/>
          <w:sz w:val="24"/>
          <w:szCs w:val="24"/>
        </w:rPr>
        <w:t xml:space="preserve"> suggest</w:t>
      </w:r>
      <w:r w:rsidR="297FE738" w:rsidRPr="1AFD5094">
        <w:rPr>
          <w:rFonts w:eastAsiaTheme="minorEastAsia"/>
          <w:sz w:val="24"/>
          <w:szCs w:val="24"/>
        </w:rPr>
        <w:t>s</w:t>
      </w:r>
      <w:r w:rsidRPr="1AFD5094">
        <w:rPr>
          <w:rFonts w:eastAsiaTheme="minorEastAsia"/>
          <w:sz w:val="24"/>
          <w:szCs w:val="24"/>
        </w:rPr>
        <w:t xml:space="preserve"> </w:t>
      </w:r>
      <w:r w:rsidR="1096DF0C" w:rsidRPr="1AFD5094">
        <w:rPr>
          <w:rFonts w:eastAsiaTheme="minorEastAsia"/>
          <w:sz w:val="24"/>
          <w:szCs w:val="24"/>
        </w:rPr>
        <w:t xml:space="preserve">that tumor patients </w:t>
      </w:r>
      <w:r w:rsidR="6AF9E82E" w:rsidRPr="1AFD5094">
        <w:rPr>
          <w:rFonts w:eastAsiaTheme="minorEastAsia"/>
          <w:sz w:val="24"/>
          <w:szCs w:val="24"/>
        </w:rPr>
        <w:t>with</w:t>
      </w:r>
      <w:r w:rsidRPr="1AFD5094">
        <w:rPr>
          <w:rFonts w:eastAsiaTheme="minorEastAsia"/>
          <w:sz w:val="24"/>
          <w:szCs w:val="24"/>
        </w:rPr>
        <w:t xml:space="preserve"> high</w:t>
      </w:r>
      <w:r w:rsidR="25E09882" w:rsidRPr="1AFD5094">
        <w:rPr>
          <w:rFonts w:eastAsiaTheme="minorEastAsia"/>
          <w:sz w:val="24"/>
          <w:szCs w:val="24"/>
        </w:rPr>
        <w:t xml:space="preserve"> levels of </w:t>
      </w:r>
      <w:r w:rsidR="691AFB52" w:rsidRPr="1AFD5094">
        <w:rPr>
          <w:rFonts w:eastAsiaTheme="minorEastAsia"/>
          <w:sz w:val="24"/>
          <w:szCs w:val="24"/>
        </w:rPr>
        <w:t xml:space="preserve">memory </w:t>
      </w:r>
      <w:r w:rsidRPr="1AFD5094">
        <w:rPr>
          <w:rFonts w:eastAsiaTheme="minorEastAsia"/>
          <w:sz w:val="24"/>
          <w:szCs w:val="24"/>
        </w:rPr>
        <w:t xml:space="preserve">B </w:t>
      </w:r>
      <w:r w:rsidR="6989C3FC" w:rsidRPr="1AFD5094">
        <w:rPr>
          <w:rFonts w:eastAsiaTheme="minorEastAsia"/>
          <w:sz w:val="24"/>
          <w:szCs w:val="24"/>
        </w:rPr>
        <w:t>cells</w:t>
      </w:r>
      <w:r w:rsidR="2BDF09F5" w:rsidRPr="1AFD5094">
        <w:rPr>
          <w:rFonts w:eastAsiaTheme="minorEastAsia"/>
          <w:sz w:val="24"/>
          <w:szCs w:val="24"/>
        </w:rPr>
        <w:t xml:space="preserve"> </w:t>
      </w:r>
      <w:r w:rsidR="45C34549" w:rsidRPr="1AFD5094">
        <w:rPr>
          <w:rFonts w:eastAsiaTheme="minorEastAsia"/>
          <w:sz w:val="24"/>
          <w:szCs w:val="24"/>
        </w:rPr>
        <w:t>had significantly greater</w:t>
      </w:r>
      <w:r w:rsidRPr="1AFD5094">
        <w:rPr>
          <w:rFonts w:eastAsiaTheme="minorEastAsia"/>
          <w:sz w:val="24"/>
          <w:szCs w:val="24"/>
        </w:rPr>
        <w:t xml:space="preserve"> overall survival (OS) and disease-free survival (DFS)</w:t>
      </w:r>
      <w:r w:rsidR="0AB6C877" w:rsidRPr="1AFD5094">
        <w:rPr>
          <w:rFonts w:eastAsiaTheme="minorEastAsia"/>
          <w:sz w:val="24"/>
          <w:szCs w:val="24"/>
        </w:rPr>
        <w:t xml:space="preserve"> when </w:t>
      </w:r>
      <w:r w:rsidR="3A52FF5A" w:rsidRPr="1AFD5094">
        <w:rPr>
          <w:rFonts w:eastAsiaTheme="minorEastAsia"/>
          <w:sz w:val="24"/>
          <w:szCs w:val="24"/>
        </w:rPr>
        <w:t xml:space="preserve">compared to patients with low levels of memory B cells. This difference </w:t>
      </w:r>
      <w:r w:rsidR="1702228C" w:rsidRPr="1AFD5094">
        <w:rPr>
          <w:rFonts w:eastAsiaTheme="minorEastAsia"/>
          <w:sz w:val="24"/>
          <w:szCs w:val="24"/>
        </w:rPr>
        <w:t>was</w:t>
      </w:r>
      <w:r w:rsidR="47004411" w:rsidRPr="1AFD5094">
        <w:rPr>
          <w:rFonts w:eastAsiaTheme="minorEastAsia"/>
          <w:sz w:val="24"/>
          <w:szCs w:val="24"/>
        </w:rPr>
        <w:t xml:space="preserve"> not observe</w:t>
      </w:r>
      <w:r w:rsidR="44D18ED1" w:rsidRPr="1AFD5094">
        <w:rPr>
          <w:rFonts w:eastAsiaTheme="minorEastAsia"/>
          <w:sz w:val="24"/>
          <w:szCs w:val="24"/>
        </w:rPr>
        <w:t>d for differences in</w:t>
      </w:r>
      <w:r w:rsidR="32BDD4F8" w:rsidRPr="1AFD5094">
        <w:rPr>
          <w:rFonts w:eastAsiaTheme="minorEastAsia"/>
          <w:sz w:val="24"/>
          <w:szCs w:val="24"/>
        </w:rPr>
        <w:t xml:space="preserve"> amount of</w:t>
      </w:r>
      <w:r w:rsidR="47004411" w:rsidRPr="1AFD5094">
        <w:rPr>
          <w:rFonts w:eastAsiaTheme="minorEastAsia"/>
          <w:sz w:val="24"/>
          <w:szCs w:val="24"/>
        </w:rPr>
        <w:t xml:space="preserve"> naïve B cells</w:t>
      </w:r>
      <w:r w:rsidR="26218767" w:rsidRPr="1AFD5094">
        <w:rPr>
          <w:rFonts w:eastAsiaTheme="minorEastAsia"/>
          <w:sz w:val="24"/>
          <w:szCs w:val="24"/>
        </w:rPr>
        <w:t xml:space="preserve"> (Figure 6)</w:t>
      </w:r>
      <w:r w:rsidR="47004411" w:rsidRPr="1AFD5094">
        <w:rPr>
          <w:rFonts w:eastAsiaTheme="minorEastAsia"/>
          <w:sz w:val="24"/>
          <w:szCs w:val="24"/>
        </w:rPr>
        <w:t xml:space="preserve">. </w:t>
      </w:r>
      <w:r w:rsidR="37A3D279" w:rsidRPr="1AFD5094">
        <w:rPr>
          <w:rFonts w:eastAsiaTheme="minorEastAsia"/>
          <w:sz w:val="24"/>
          <w:szCs w:val="24"/>
        </w:rPr>
        <w:t>Levels of</w:t>
      </w:r>
      <w:r w:rsidR="4FD82481" w:rsidRPr="1AFD5094">
        <w:rPr>
          <w:rFonts w:eastAsiaTheme="minorEastAsia"/>
          <w:sz w:val="24"/>
          <w:szCs w:val="24"/>
        </w:rPr>
        <w:t xml:space="preserve"> CD8+</w:t>
      </w:r>
      <w:r w:rsidRPr="1AFD5094">
        <w:rPr>
          <w:rFonts w:eastAsiaTheme="minorEastAsia"/>
          <w:sz w:val="24"/>
          <w:szCs w:val="24"/>
        </w:rPr>
        <w:t xml:space="preserve"> T cells </w:t>
      </w:r>
      <w:r w:rsidR="55A98AFF" w:rsidRPr="1AFD5094">
        <w:rPr>
          <w:rFonts w:eastAsiaTheme="minorEastAsia"/>
          <w:sz w:val="24"/>
          <w:szCs w:val="24"/>
        </w:rPr>
        <w:t xml:space="preserve">(Figure 7) </w:t>
      </w:r>
      <w:r w:rsidRPr="1AFD5094">
        <w:rPr>
          <w:rFonts w:eastAsiaTheme="minorEastAsia"/>
          <w:sz w:val="24"/>
          <w:szCs w:val="24"/>
        </w:rPr>
        <w:t>and NKT cells</w:t>
      </w:r>
      <w:r w:rsidR="4808126E" w:rsidRPr="1AFD5094">
        <w:rPr>
          <w:rFonts w:eastAsiaTheme="minorEastAsia"/>
          <w:sz w:val="24"/>
          <w:szCs w:val="24"/>
        </w:rPr>
        <w:t xml:space="preserve"> (Figure 8) </w:t>
      </w:r>
      <w:r w:rsidR="1C33B986" w:rsidRPr="1AFD5094">
        <w:rPr>
          <w:rFonts w:eastAsiaTheme="minorEastAsia"/>
          <w:sz w:val="24"/>
          <w:szCs w:val="24"/>
        </w:rPr>
        <w:t>also correlated with i</w:t>
      </w:r>
      <w:r w:rsidRPr="1AFD5094">
        <w:rPr>
          <w:rFonts w:eastAsiaTheme="minorEastAsia"/>
          <w:sz w:val="24"/>
          <w:szCs w:val="24"/>
        </w:rPr>
        <w:t>mproved DFS outcomes, when compared to patients with lower proportions of the same cell types</w:t>
      </w:r>
      <w:r w:rsidR="6FB6A614" w:rsidRPr="1AFD5094">
        <w:rPr>
          <w:rFonts w:eastAsiaTheme="minorEastAsia"/>
          <w:sz w:val="24"/>
          <w:szCs w:val="24"/>
        </w:rPr>
        <w:t>.</w:t>
      </w:r>
    </w:p>
    <w:p w14:paraId="5ED56F9B" w14:textId="16A593AD" w:rsidR="2253754A" w:rsidRDefault="2253754A" w:rsidP="1AFD5094">
      <w:pPr>
        <w:rPr>
          <w:rFonts w:eastAsiaTheme="minorEastAsia"/>
          <w:sz w:val="24"/>
          <w:szCs w:val="24"/>
        </w:rPr>
      </w:pPr>
      <w:r>
        <w:rPr>
          <w:noProof/>
        </w:rPr>
        <w:lastRenderedPageBreak/>
        <w:drawing>
          <wp:inline distT="0" distB="0" distL="0" distR="0" wp14:anchorId="49BD5B18" wp14:editId="0114D9CD">
            <wp:extent cx="5168630" cy="5060950"/>
            <wp:effectExtent l="0" t="0" r="0" b="0"/>
            <wp:docPr id="969303848" name="Picture 969303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68630" cy="5060950"/>
                    </a:xfrm>
                    <a:prstGeom prst="rect">
                      <a:avLst/>
                    </a:prstGeom>
                  </pic:spPr>
                </pic:pic>
              </a:graphicData>
            </a:graphic>
          </wp:inline>
        </w:drawing>
      </w:r>
    </w:p>
    <w:p w14:paraId="46424967" w14:textId="6656B603" w:rsidR="59850383" w:rsidRDefault="59850383" w:rsidP="1AFD5094">
      <w:pPr>
        <w:rPr>
          <w:rFonts w:eastAsiaTheme="minorEastAsia"/>
          <w:b/>
          <w:bCs/>
          <w:sz w:val="24"/>
          <w:szCs w:val="24"/>
        </w:rPr>
      </w:pPr>
      <w:r w:rsidRPr="1AFD5094">
        <w:rPr>
          <w:rFonts w:eastAsiaTheme="minorEastAsia"/>
          <w:b/>
          <w:bCs/>
          <w:sz w:val="24"/>
          <w:szCs w:val="24"/>
        </w:rPr>
        <w:t>___________________________________________________________________________</w:t>
      </w:r>
    </w:p>
    <w:p w14:paraId="17F16A12" w14:textId="75C406BF" w:rsidR="44F6B064" w:rsidRDefault="44F6B064" w:rsidP="1AFD5094">
      <w:pPr>
        <w:pStyle w:val="Heading2"/>
        <w:rPr>
          <w:rFonts w:ascii="Calibri" w:eastAsia="Calibri" w:hAnsi="Calibri" w:cs="Calibri"/>
          <w:sz w:val="24"/>
          <w:szCs w:val="24"/>
        </w:rPr>
      </w:pPr>
      <w:r w:rsidRPr="1AFD5094">
        <w:rPr>
          <w:rFonts w:asciiTheme="minorHAnsi" w:eastAsiaTheme="minorEastAsia" w:hAnsiTheme="minorHAnsi" w:cstheme="minorBidi"/>
          <w:b/>
          <w:bCs/>
          <w:color w:val="auto"/>
          <w:sz w:val="24"/>
          <w:szCs w:val="24"/>
        </w:rPr>
        <w:t xml:space="preserve">Figure 6: </w:t>
      </w:r>
      <w:r w:rsidR="7D04FB2E" w:rsidRPr="1AFD5094">
        <w:rPr>
          <w:rFonts w:asciiTheme="minorHAnsi" w:eastAsiaTheme="minorEastAsia" w:hAnsiTheme="minorHAnsi" w:cstheme="minorBidi"/>
          <w:color w:val="auto"/>
          <w:sz w:val="24"/>
          <w:szCs w:val="24"/>
        </w:rPr>
        <w:t>Difference in overall survival (left panels) and disease-free survival (right panels) across tumor patients in the GSE176078 tumor cohort</w:t>
      </w:r>
      <w:r w:rsidR="607A4AB3" w:rsidRPr="1AFD5094">
        <w:rPr>
          <w:rFonts w:asciiTheme="minorHAnsi" w:eastAsiaTheme="minorEastAsia" w:hAnsiTheme="minorHAnsi" w:cstheme="minorBidi"/>
          <w:color w:val="auto"/>
          <w:sz w:val="24"/>
          <w:szCs w:val="24"/>
        </w:rPr>
        <w:t xml:space="preserve"> showing different levels of</w:t>
      </w:r>
      <w:r w:rsidR="16EF3C56" w:rsidRPr="1AFD5094">
        <w:rPr>
          <w:rFonts w:asciiTheme="minorHAnsi" w:eastAsiaTheme="minorEastAsia" w:hAnsiTheme="minorHAnsi" w:cstheme="minorBidi"/>
          <w:color w:val="auto"/>
          <w:sz w:val="24"/>
          <w:szCs w:val="24"/>
        </w:rPr>
        <w:t xml:space="preserve"> memory B cells (top) and naïve B cells (bottom).  </w:t>
      </w:r>
    </w:p>
    <w:p w14:paraId="3FF7AD54" w14:textId="034EDA39" w:rsidR="1AFD5094" w:rsidRDefault="1AFD5094" w:rsidP="1AFD5094">
      <w:pPr>
        <w:rPr>
          <w:rFonts w:eastAsiaTheme="minorEastAsia"/>
          <w:sz w:val="24"/>
          <w:szCs w:val="24"/>
        </w:rPr>
      </w:pPr>
    </w:p>
    <w:p w14:paraId="1D37055E" w14:textId="1304D945" w:rsidR="1AFD5094" w:rsidRDefault="1AFD5094" w:rsidP="1AFD5094">
      <w:pPr>
        <w:rPr>
          <w:rFonts w:eastAsiaTheme="minorEastAsia"/>
          <w:sz w:val="24"/>
          <w:szCs w:val="24"/>
        </w:rPr>
      </w:pPr>
    </w:p>
    <w:p w14:paraId="4AEA9A20" w14:textId="39549F7B" w:rsidR="1AFD5094" w:rsidRDefault="1AFD5094" w:rsidP="1AFD5094">
      <w:pPr>
        <w:rPr>
          <w:rFonts w:eastAsiaTheme="minorEastAsia"/>
          <w:sz w:val="24"/>
          <w:szCs w:val="24"/>
        </w:rPr>
      </w:pPr>
    </w:p>
    <w:p w14:paraId="795EFD0F" w14:textId="08FAE8E4" w:rsidR="2FF72AAA" w:rsidRDefault="2FF72AAA" w:rsidP="1AFD5094">
      <w:pPr>
        <w:rPr>
          <w:rFonts w:eastAsiaTheme="minorEastAsia"/>
          <w:sz w:val="24"/>
          <w:szCs w:val="24"/>
        </w:rPr>
      </w:pPr>
      <w:r>
        <w:rPr>
          <w:noProof/>
        </w:rPr>
        <w:lastRenderedPageBreak/>
        <w:drawing>
          <wp:inline distT="0" distB="0" distL="0" distR="0" wp14:anchorId="30D88C0B" wp14:editId="63870987">
            <wp:extent cx="5038037" cy="5156200"/>
            <wp:effectExtent l="0" t="0" r="0" b="0"/>
            <wp:docPr id="646679657" name="Picture 646679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038037" cy="5156200"/>
                    </a:xfrm>
                    <a:prstGeom prst="rect">
                      <a:avLst/>
                    </a:prstGeom>
                  </pic:spPr>
                </pic:pic>
              </a:graphicData>
            </a:graphic>
          </wp:inline>
        </w:drawing>
      </w:r>
    </w:p>
    <w:p w14:paraId="3CCF680E" w14:textId="10614A14" w:rsidR="66B98261" w:rsidRDefault="66B98261" w:rsidP="1AFD5094">
      <w:pPr>
        <w:rPr>
          <w:rFonts w:eastAsiaTheme="minorEastAsia"/>
          <w:b/>
          <w:bCs/>
          <w:sz w:val="24"/>
          <w:szCs w:val="24"/>
        </w:rPr>
      </w:pPr>
      <w:r w:rsidRPr="1AFD5094">
        <w:rPr>
          <w:rFonts w:eastAsiaTheme="minorEastAsia"/>
          <w:b/>
          <w:bCs/>
          <w:sz w:val="24"/>
          <w:szCs w:val="24"/>
        </w:rPr>
        <w:t>_____________________________________________________________________________</w:t>
      </w:r>
    </w:p>
    <w:p w14:paraId="059EA3BF" w14:textId="579EEC04" w:rsidR="66B98261" w:rsidRDefault="66B98261" w:rsidP="1AFD5094">
      <w:pPr>
        <w:rPr>
          <w:rFonts w:ascii="Calibri" w:eastAsia="Calibri" w:hAnsi="Calibri" w:cs="Calibri"/>
          <w:sz w:val="24"/>
          <w:szCs w:val="24"/>
        </w:rPr>
      </w:pPr>
      <w:r w:rsidRPr="1AFD5094">
        <w:rPr>
          <w:rFonts w:eastAsiaTheme="minorEastAsia"/>
          <w:b/>
          <w:bCs/>
          <w:sz w:val="24"/>
          <w:szCs w:val="24"/>
        </w:rPr>
        <w:t>Figure 7:</w:t>
      </w:r>
      <w:r w:rsidR="79070796" w:rsidRPr="1AFD5094">
        <w:rPr>
          <w:rFonts w:eastAsiaTheme="minorEastAsia"/>
          <w:b/>
          <w:bCs/>
          <w:sz w:val="24"/>
          <w:szCs w:val="24"/>
        </w:rPr>
        <w:t xml:space="preserve"> </w:t>
      </w:r>
      <w:r w:rsidR="79070796" w:rsidRPr="1AFD5094">
        <w:rPr>
          <w:rFonts w:eastAsiaTheme="minorEastAsia"/>
          <w:sz w:val="24"/>
          <w:szCs w:val="24"/>
        </w:rPr>
        <w:t xml:space="preserve">Difference in overall survival (left panels) and disease-free survival (right panels) across tumor patients in the GSE176078 tumor cohort showing different levels of CD8+ T cells (top) and CD4+ T cells (bottom).  </w:t>
      </w:r>
    </w:p>
    <w:p w14:paraId="6D0D54A8" w14:textId="5764E2B3" w:rsidR="1AFD5094" w:rsidRDefault="1AFD5094" w:rsidP="1AFD5094">
      <w:pPr>
        <w:rPr>
          <w:rFonts w:eastAsiaTheme="minorEastAsia"/>
          <w:b/>
          <w:bCs/>
          <w:sz w:val="24"/>
          <w:szCs w:val="24"/>
        </w:rPr>
      </w:pPr>
    </w:p>
    <w:p w14:paraId="5014673F" w14:textId="0F0A5C91" w:rsidR="1AFD5094" w:rsidRDefault="1AFD5094" w:rsidP="1AFD5094">
      <w:pPr>
        <w:rPr>
          <w:rFonts w:eastAsiaTheme="minorEastAsia"/>
          <w:sz w:val="24"/>
          <w:szCs w:val="24"/>
        </w:rPr>
      </w:pPr>
    </w:p>
    <w:p w14:paraId="0803DA2F" w14:textId="2805B72C" w:rsidR="17A7CEA1" w:rsidRDefault="17A7CEA1" w:rsidP="1AFD5094">
      <w:pPr>
        <w:rPr>
          <w:rFonts w:eastAsiaTheme="minorEastAsia"/>
          <w:b/>
          <w:bCs/>
          <w:sz w:val="24"/>
          <w:szCs w:val="24"/>
        </w:rPr>
      </w:pPr>
      <w:r>
        <w:rPr>
          <w:noProof/>
        </w:rPr>
        <w:lastRenderedPageBreak/>
        <w:drawing>
          <wp:inline distT="0" distB="0" distL="0" distR="0" wp14:anchorId="67A1ABF1" wp14:editId="73193BB2">
            <wp:extent cx="5060950" cy="5060950"/>
            <wp:effectExtent l="0" t="0" r="0" b="0"/>
            <wp:docPr id="1870210809" name="Picture 1870210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60950" cy="5060950"/>
                    </a:xfrm>
                    <a:prstGeom prst="rect">
                      <a:avLst/>
                    </a:prstGeom>
                  </pic:spPr>
                </pic:pic>
              </a:graphicData>
            </a:graphic>
          </wp:inline>
        </w:drawing>
      </w:r>
      <w:r w:rsidR="49D661BF" w:rsidRPr="1AFD5094">
        <w:rPr>
          <w:rFonts w:eastAsiaTheme="minorEastAsia"/>
          <w:b/>
          <w:bCs/>
          <w:sz w:val="24"/>
          <w:szCs w:val="24"/>
        </w:rPr>
        <w:t>_____________________________________________________________________________</w:t>
      </w:r>
    </w:p>
    <w:p w14:paraId="32B54ACD" w14:textId="0CB4E281" w:rsidR="01EF8181" w:rsidRDefault="01EF8181" w:rsidP="1AFD5094">
      <w:pPr>
        <w:rPr>
          <w:rFonts w:ascii="Calibri" w:eastAsia="Calibri" w:hAnsi="Calibri" w:cs="Calibri"/>
          <w:sz w:val="24"/>
          <w:szCs w:val="24"/>
        </w:rPr>
      </w:pPr>
      <w:r w:rsidRPr="1AFD5094">
        <w:rPr>
          <w:rFonts w:eastAsiaTheme="minorEastAsia"/>
          <w:b/>
          <w:bCs/>
          <w:sz w:val="24"/>
          <w:szCs w:val="24"/>
        </w:rPr>
        <w:t xml:space="preserve">Figure </w:t>
      </w:r>
      <w:r w:rsidR="7FE4B77E" w:rsidRPr="1AFD5094">
        <w:rPr>
          <w:rFonts w:eastAsiaTheme="minorEastAsia"/>
          <w:b/>
          <w:bCs/>
          <w:sz w:val="24"/>
          <w:szCs w:val="24"/>
        </w:rPr>
        <w:t>8</w:t>
      </w:r>
      <w:r w:rsidRPr="1AFD5094">
        <w:rPr>
          <w:rFonts w:eastAsiaTheme="minorEastAsia"/>
          <w:b/>
          <w:bCs/>
          <w:sz w:val="24"/>
          <w:szCs w:val="24"/>
        </w:rPr>
        <w:t xml:space="preserve">: </w:t>
      </w:r>
      <w:r w:rsidR="144E7031" w:rsidRPr="1AFD5094">
        <w:rPr>
          <w:rFonts w:eastAsiaTheme="minorEastAsia"/>
          <w:sz w:val="24"/>
          <w:szCs w:val="24"/>
        </w:rPr>
        <w:t xml:space="preserve">Difference in overall survival (left panels) and disease-free survival (right panels) across tumor patients in the GSE176078 tumor cohort showing different levels of NK cells (top) and NKT cells (bottom).  </w:t>
      </w:r>
    </w:p>
    <w:p w14:paraId="3F269D30" w14:textId="7DD1EC6D" w:rsidR="078873C7" w:rsidRDefault="078873C7" w:rsidP="1AFD5094">
      <w:pPr>
        <w:rPr>
          <w:rFonts w:eastAsiaTheme="minorEastAsia"/>
          <w:sz w:val="24"/>
          <w:szCs w:val="24"/>
        </w:rPr>
      </w:pPr>
      <w:r w:rsidRPr="1AFD5094">
        <w:rPr>
          <w:rFonts w:eastAsiaTheme="minorEastAsia"/>
          <w:sz w:val="24"/>
          <w:szCs w:val="24"/>
        </w:rPr>
        <w:t>Interestingly, we did not observe the same trends for the immune cells when using the GSE161529 dataset and corresponding single-cell bulk-RNA deconvolution. Additionally, we found that vascular and lymphatic cells, as well as alveolar cells, did not significantly impact survival outcomes. These results provide insight into the potential prognostic value of specific immune cell subpopulations in BRCA patients and underscore the importance of considering heterogeneity in immune cell composition when assessing clinical outcomes.</w:t>
      </w:r>
    </w:p>
    <w:p w14:paraId="16E31E97" w14:textId="75A7F3F7" w:rsidR="1AFD5094" w:rsidRDefault="1AFD5094" w:rsidP="1AFD5094">
      <w:pPr>
        <w:rPr>
          <w:rFonts w:eastAsiaTheme="minorEastAsia"/>
          <w:sz w:val="24"/>
          <w:szCs w:val="24"/>
        </w:rPr>
      </w:pPr>
    </w:p>
    <w:p w14:paraId="26236C44" w14:textId="24EC7633" w:rsidR="1AFD5094" w:rsidRDefault="1AFD5094" w:rsidP="1AFD5094">
      <w:pPr>
        <w:rPr>
          <w:rFonts w:eastAsiaTheme="minorEastAsia"/>
          <w:sz w:val="24"/>
          <w:szCs w:val="24"/>
        </w:rPr>
      </w:pPr>
    </w:p>
    <w:p w14:paraId="4D6CF7F1" w14:textId="3B788D8F" w:rsidR="1AFD5094" w:rsidRDefault="1AFD5094" w:rsidP="1AFD5094">
      <w:pPr>
        <w:rPr>
          <w:rFonts w:eastAsiaTheme="minorEastAsia"/>
          <w:sz w:val="24"/>
          <w:szCs w:val="24"/>
        </w:rPr>
      </w:pPr>
    </w:p>
    <w:p w14:paraId="3BF16052" w14:textId="593E3CF6" w:rsidR="1AFD5094" w:rsidRDefault="1AFD5094" w:rsidP="1AFD5094">
      <w:pPr>
        <w:rPr>
          <w:rFonts w:eastAsiaTheme="minorEastAsia"/>
          <w:sz w:val="24"/>
          <w:szCs w:val="24"/>
        </w:rPr>
      </w:pPr>
    </w:p>
    <w:p w14:paraId="366E7E51" w14:textId="4746F577" w:rsidR="7BCB52FD" w:rsidRDefault="00E9CE95" w:rsidP="1AFD5094">
      <w:pPr>
        <w:rPr>
          <w:rFonts w:eastAsiaTheme="minorEastAsia"/>
          <w:b/>
          <w:bCs/>
          <w:sz w:val="24"/>
          <w:szCs w:val="24"/>
        </w:rPr>
      </w:pPr>
      <w:r w:rsidRPr="1AFD5094">
        <w:rPr>
          <w:rFonts w:eastAsiaTheme="minorEastAsia"/>
          <w:b/>
          <w:bCs/>
          <w:sz w:val="24"/>
          <w:szCs w:val="24"/>
        </w:rPr>
        <w:t>Pathway Analysis</w:t>
      </w:r>
    </w:p>
    <w:p w14:paraId="6C2A4DE7" w14:textId="5140437C" w:rsidR="31317449" w:rsidRDefault="46317638" w:rsidP="1AFD5094">
      <w:pPr>
        <w:rPr>
          <w:rFonts w:eastAsiaTheme="minorEastAsia"/>
          <w:sz w:val="24"/>
          <w:szCs w:val="24"/>
        </w:rPr>
      </w:pPr>
      <w:r w:rsidRPr="1AFD5094">
        <w:rPr>
          <w:rFonts w:eastAsiaTheme="minorEastAsia"/>
          <w:sz w:val="24"/>
          <w:szCs w:val="24"/>
        </w:rPr>
        <w:t xml:space="preserve">Within the context of the 14 cancer pathways investigated in our study, immune cells including B, T, and NK cells exhibited a trend of higher activity in pathways that regulate immune responses, such as </w:t>
      </w:r>
      <w:proofErr w:type="spellStart"/>
      <w:r w:rsidRPr="1AFD5094">
        <w:rPr>
          <w:rFonts w:eastAsiaTheme="minorEastAsia"/>
          <w:sz w:val="24"/>
          <w:szCs w:val="24"/>
        </w:rPr>
        <w:t>TGFb</w:t>
      </w:r>
      <w:proofErr w:type="spellEnd"/>
      <w:r w:rsidRPr="1AFD5094">
        <w:rPr>
          <w:rFonts w:eastAsiaTheme="minorEastAsia"/>
          <w:sz w:val="24"/>
          <w:szCs w:val="24"/>
        </w:rPr>
        <w:t xml:space="preserve">, but lower activity in pathways that induce apoptosis, such as Trail. It is noteworthy that these same cell types also demonstrated involvement in the MAPK pathway, which is known to promote cell growth and proliferation. </w:t>
      </w:r>
      <w:r w:rsidR="304D8EA8" w:rsidRPr="1AFD5094">
        <w:rPr>
          <w:rFonts w:eastAsiaTheme="minorEastAsia"/>
          <w:sz w:val="24"/>
          <w:szCs w:val="24"/>
        </w:rPr>
        <w:t xml:space="preserve">Each gene in </w:t>
      </w:r>
      <w:proofErr w:type="spellStart"/>
      <w:r w:rsidR="0D835C7A" w:rsidRPr="1AFD5094">
        <w:rPr>
          <w:rFonts w:eastAsiaTheme="minorEastAsia"/>
          <w:sz w:val="24"/>
          <w:szCs w:val="24"/>
        </w:rPr>
        <w:t>PROGENy</w:t>
      </w:r>
      <w:proofErr w:type="spellEnd"/>
      <w:r w:rsidR="17B7CBFB" w:rsidRPr="1AFD5094">
        <w:rPr>
          <w:rFonts w:eastAsiaTheme="minorEastAsia"/>
          <w:sz w:val="24"/>
          <w:szCs w:val="24"/>
        </w:rPr>
        <w:t xml:space="preserve"> pathway ha</w:t>
      </w:r>
      <w:r w:rsidR="50DC7E10" w:rsidRPr="1AFD5094">
        <w:rPr>
          <w:rFonts w:eastAsiaTheme="minorEastAsia"/>
          <w:sz w:val="24"/>
          <w:szCs w:val="24"/>
        </w:rPr>
        <w:t>s a</w:t>
      </w:r>
      <w:r w:rsidR="17B7CBFB" w:rsidRPr="1AFD5094">
        <w:rPr>
          <w:rFonts w:eastAsiaTheme="minorEastAsia"/>
          <w:sz w:val="24"/>
          <w:szCs w:val="24"/>
        </w:rPr>
        <w:t xml:space="preserve"> weight corresponding to </w:t>
      </w:r>
      <w:r w:rsidR="1DEBC61E" w:rsidRPr="1AFD5094">
        <w:rPr>
          <w:rFonts w:eastAsiaTheme="minorEastAsia"/>
          <w:sz w:val="24"/>
          <w:szCs w:val="24"/>
        </w:rPr>
        <w:t xml:space="preserve">its </w:t>
      </w:r>
      <w:r w:rsidR="17B7CBFB" w:rsidRPr="1AFD5094">
        <w:rPr>
          <w:rFonts w:eastAsiaTheme="minorEastAsia"/>
          <w:sz w:val="24"/>
          <w:szCs w:val="24"/>
        </w:rPr>
        <w:t>up-regulation expression within a given pathway.</w:t>
      </w:r>
      <w:r w:rsidR="7EEB7538" w:rsidRPr="1AFD5094">
        <w:rPr>
          <w:rFonts w:eastAsiaTheme="minorEastAsia"/>
          <w:sz w:val="24"/>
          <w:szCs w:val="24"/>
        </w:rPr>
        <w:t xml:space="preserve"> Sorting these genes by weights we found that </w:t>
      </w:r>
      <w:r w:rsidR="700E360C" w:rsidRPr="1AFD5094">
        <w:rPr>
          <w:rFonts w:eastAsiaTheme="minorEastAsia"/>
          <w:sz w:val="24"/>
          <w:szCs w:val="24"/>
        </w:rPr>
        <w:t xml:space="preserve">ID1, ID3, COM, PMEPA1, SMAD7 in the </w:t>
      </w:r>
      <w:proofErr w:type="spellStart"/>
      <w:r w:rsidR="700E360C" w:rsidRPr="1AFD5094">
        <w:rPr>
          <w:rFonts w:eastAsiaTheme="minorEastAsia"/>
          <w:sz w:val="24"/>
          <w:szCs w:val="24"/>
        </w:rPr>
        <w:t>TGFb</w:t>
      </w:r>
      <w:proofErr w:type="spellEnd"/>
      <w:r w:rsidR="700E360C" w:rsidRPr="1AFD5094">
        <w:rPr>
          <w:rFonts w:eastAsiaTheme="minorEastAsia"/>
          <w:sz w:val="24"/>
          <w:szCs w:val="24"/>
        </w:rPr>
        <w:t xml:space="preserve"> pathway and </w:t>
      </w:r>
      <w:r w:rsidR="275ABBE0" w:rsidRPr="1AFD5094">
        <w:rPr>
          <w:rFonts w:eastAsiaTheme="minorEastAsia"/>
          <w:sz w:val="24"/>
          <w:szCs w:val="24"/>
        </w:rPr>
        <w:t xml:space="preserve">DUSP6, SPRY4, SPRY2, FOSL1, MMP1 in the MAPK pathway are </w:t>
      </w:r>
      <w:r w:rsidR="7A722189" w:rsidRPr="1AFD5094">
        <w:rPr>
          <w:rFonts w:eastAsiaTheme="minorEastAsia"/>
          <w:sz w:val="24"/>
          <w:szCs w:val="24"/>
        </w:rPr>
        <w:t>prognostic</w:t>
      </w:r>
      <w:r w:rsidR="275ABBE0" w:rsidRPr="1AFD5094">
        <w:rPr>
          <w:rFonts w:eastAsiaTheme="minorEastAsia"/>
          <w:sz w:val="24"/>
          <w:szCs w:val="24"/>
        </w:rPr>
        <w:t xml:space="preserve"> markers in different cancers.</w:t>
      </w:r>
      <w:r w:rsidR="1998D01F" w:rsidRPr="1AFD5094">
        <w:rPr>
          <w:rFonts w:eastAsiaTheme="minorEastAsia"/>
          <w:sz w:val="24"/>
          <w:szCs w:val="24"/>
        </w:rPr>
        <w:t xml:space="preserve"> Similar correlations were found with Vascular and lymphatic, BA, HS, Fibroblast and AV cells.</w:t>
      </w:r>
    </w:p>
    <w:p w14:paraId="60DA0C24" w14:textId="45A23EE5" w:rsidR="31317449" w:rsidRDefault="46317638" w:rsidP="1AFD5094">
      <w:pPr>
        <w:rPr>
          <w:rFonts w:eastAsiaTheme="minorEastAsia"/>
          <w:sz w:val="24"/>
          <w:szCs w:val="24"/>
        </w:rPr>
      </w:pPr>
      <w:r w:rsidRPr="1AFD5094">
        <w:rPr>
          <w:rFonts w:eastAsiaTheme="minorEastAsia"/>
          <w:sz w:val="24"/>
          <w:szCs w:val="24"/>
        </w:rPr>
        <w:t xml:space="preserve">These observations highlight the multifaceted role of immune cells in cancer development and underscore the importance of considering the functional activity of these cells in the context of cancer pathways. </w:t>
      </w:r>
    </w:p>
    <w:p w14:paraId="792EF9A4" w14:textId="429802CB" w:rsidR="37906620" w:rsidRDefault="37906620" w:rsidP="1AFD5094">
      <w:pPr>
        <w:rPr>
          <w:rFonts w:eastAsiaTheme="minorEastAsia"/>
          <w:sz w:val="24"/>
          <w:szCs w:val="24"/>
        </w:rPr>
      </w:pPr>
    </w:p>
    <w:p w14:paraId="4BC52B13" w14:textId="4CFBD636" w:rsidR="39B0823F" w:rsidRDefault="4B12A17B" w:rsidP="1AFD5094">
      <w:pPr>
        <w:rPr>
          <w:rFonts w:eastAsiaTheme="minorEastAsia"/>
          <w:b/>
          <w:bCs/>
          <w:sz w:val="24"/>
          <w:szCs w:val="24"/>
          <w:u w:val="single"/>
        </w:rPr>
      </w:pPr>
      <w:r w:rsidRPr="1AFD5094">
        <w:rPr>
          <w:rFonts w:eastAsiaTheme="minorEastAsia"/>
          <w:b/>
          <w:bCs/>
          <w:sz w:val="24"/>
          <w:szCs w:val="24"/>
          <w:u w:val="single"/>
        </w:rPr>
        <w:t>Discussion:</w:t>
      </w:r>
    </w:p>
    <w:p w14:paraId="6F74BBC3" w14:textId="21F78401" w:rsidR="37906620" w:rsidRDefault="37906620" w:rsidP="1AFD5094">
      <w:pPr>
        <w:rPr>
          <w:rFonts w:eastAsiaTheme="minorEastAsia"/>
          <w:sz w:val="24"/>
          <w:szCs w:val="24"/>
        </w:rPr>
      </w:pPr>
    </w:p>
    <w:p w14:paraId="5C136D2E" w14:textId="21CEF07B" w:rsidR="24DE735E" w:rsidRDefault="6BF1DE17" w:rsidP="1AFD5094">
      <w:pPr>
        <w:pStyle w:val="ListParagraph"/>
        <w:numPr>
          <w:ilvl w:val="0"/>
          <w:numId w:val="1"/>
        </w:numPr>
        <w:rPr>
          <w:rFonts w:eastAsiaTheme="minorEastAsia"/>
          <w:sz w:val="24"/>
          <w:szCs w:val="24"/>
        </w:rPr>
      </w:pPr>
      <w:r w:rsidRPr="1AFD5094">
        <w:rPr>
          <w:rFonts w:eastAsiaTheme="minorEastAsia"/>
          <w:sz w:val="24"/>
          <w:szCs w:val="24"/>
        </w:rPr>
        <w:t>Immunotherapies?</w:t>
      </w:r>
    </w:p>
    <w:p w14:paraId="027EA8C9" w14:textId="2E9CC523" w:rsidR="37906620" w:rsidRDefault="37906620" w:rsidP="1AFD5094">
      <w:pPr>
        <w:rPr>
          <w:rFonts w:eastAsiaTheme="minorEastAsia"/>
          <w:b/>
          <w:bCs/>
          <w:sz w:val="24"/>
          <w:szCs w:val="24"/>
          <w:u w:val="single"/>
        </w:rPr>
      </w:pPr>
    </w:p>
    <w:p w14:paraId="16C9631E" w14:textId="14E7F5E0" w:rsidR="39B0823F" w:rsidRDefault="4B12A17B" w:rsidP="1AFD5094">
      <w:pPr>
        <w:rPr>
          <w:rFonts w:eastAsiaTheme="minorEastAsia"/>
          <w:b/>
          <w:bCs/>
          <w:sz w:val="24"/>
          <w:szCs w:val="24"/>
          <w:u w:val="single"/>
        </w:rPr>
      </w:pPr>
      <w:r w:rsidRPr="1AFD5094">
        <w:rPr>
          <w:rFonts w:eastAsiaTheme="minorEastAsia"/>
          <w:b/>
          <w:bCs/>
          <w:sz w:val="24"/>
          <w:szCs w:val="24"/>
          <w:u w:val="single"/>
        </w:rPr>
        <w:t>References:</w:t>
      </w:r>
      <w:r w:rsidRPr="1AFD5094">
        <w:rPr>
          <w:rFonts w:eastAsiaTheme="minorEastAsia"/>
          <w:b/>
          <w:bCs/>
          <w:sz w:val="24"/>
          <w:szCs w:val="24"/>
        </w:rPr>
        <w:t xml:space="preserve"> </w:t>
      </w:r>
    </w:p>
    <w:p w14:paraId="31DB6D16" w14:textId="142FE704" w:rsidR="635FE3C4" w:rsidRDefault="669F2F67" w:rsidP="1AFD5094">
      <w:pPr>
        <w:pStyle w:val="ListParagraph"/>
        <w:numPr>
          <w:ilvl w:val="0"/>
          <w:numId w:val="2"/>
        </w:numPr>
        <w:rPr>
          <w:rFonts w:eastAsiaTheme="minorEastAsia"/>
          <w:sz w:val="24"/>
          <w:szCs w:val="24"/>
        </w:rPr>
      </w:pPr>
      <w:r w:rsidRPr="1AFD5094">
        <w:rPr>
          <w:rFonts w:eastAsiaTheme="minorEastAsia"/>
          <w:sz w:val="24"/>
          <w:szCs w:val="24"/>
        </w:rPr>
        <w:t xml:space="preserve">Gray, G. K., Li, C. M., Rosenbluth, J. M., </w:t>
      </w:r>
      <w:proofErr w:type="spellStart"/>
      <w:r w:rsidRPr="1AFD5094">
        <w:rPr>
          <w:rFonts w:eastAsiaTheme="minorEastAsia"/>
          <w:sz w:val="24"/>
          <w:szCs w:val="24"/>
        </w:rPr>
        <w:t>Selfors</w:t>
      </w:r>
      <w:proofErr w:type="spellEnd"/>
      <w:r w:rsidRPr="1AFD5094">
        <w:rPr>
          <w:rFonts w:eastAsiaTheme="minorEastAsia"/>
          <w:sz w:val="24"/>
          <w:szCs w:val="24"/>
        </w:rPr>
        <w:t xml:space="preserve">, L. M., </w:t>
      </w:r>
      <w:proofErr w:type="spellStart"/>
      <w:r w:rsidRPr="1AFD5094">
        <w:rPr>
          <w:rFonts w:eastAsiaTheme="minorEastAsia"/>
          <w:sz w:val="24"/>
          <w:szCs w:val="24"/>
        </w:rPr>
        <w:t>Girnius</w:t>
      </w:r>
      <w:proofErr w:type="spellEnd"/>
      <w:r w:rsidRPr="1AFD5094">
        <w:rPr>
          <w:rFonts w:eastAsiaTheme="minorEastAsia"/>
          <w:sz w:val="24"/>
          <w:szCs w:val="24"/>
        </w:rPr>
        <w:t xml:space="preserve">, N., Lin, J. R., </w:t>
      </w:r>
      <w:proofErr w:type="spellStart"/>
      <w:r w:rsidRPr="1AFD5094">
        <w:rPr>
          <w:rFonts w:eastAsiaTheme="minorEastAsia"/>
          <w:sz w:val="24"/>
          <w:szCs w:val="24"/>
        </w:rPr>
        <w:t>Schackmann</w:t>
      </w:r>
      <w:proofErr w:type="spellEnd"/>
      <w:r w:rsidRPr="1AFD5094">
        <w:rPr>
          <w:rFonts w:eastAsiaTheme="minorEastAsia"/>
          <w:sz w:val="24"/>
          <w:szCs w:val="24"/>
        </w:rPr>
        <w:t xml:space="preserve">, R. C. J., Goh, W. L., Moore, K., Shapiro, H. K., Mei, S., </w:t>
      </w:r>
      <w:proofErr w:type="spellStart"/>
      <w:r w:rsidRPr="1AFD5094">
        <w:rPr>
          <w:rFonts w:eastAsiaTheme="minorEastAsia"/>
          <w:sz w:val="24"/>
          <w:szCs w:val="24"/>
        </w:rPr>
        <w:t>D'Andrea</w:t>
      </w:r>
      <w:proofErr w:type="spellEnd"/>
      <w:r w:rsidRPr="1AFD5094">
        <w:rPr>
          <w:rFonts w:eastAsiaTheme="minorEastAsia"/>
          <w:sz w:val="24"/>
          <w:szCs w:val="24"/>
        </w:rPr>
        <w:t xml:space="preserve">, K., Nathanson, K. L., </w:t>
      </w:r>
      <w:proofErr w:type="spellStart"/>
      <w:r w:rsidRPr="1AFD5094">
        <w:rPr>
          <w:rFonts w:eastAsiaTheme="minorEastAsia"/>
          <w:sz w:val="24"/>
          <w:szCs w:val="24"/>
        </w:rPr>
        <w:t>Sorger</w:t>
      </w:r>
      <w:proofErr w:type="spellEnd"/>
      <w:r w:rsidRPr="1AFD5094">
        <w:rPr>
          <w:rFonts w:eastAsiaTheme="minorEastAsia"/>
          <w:sz w:val="24"/>
          <w:szCs w:val="24"/>
        </w:rPr>
        <w:t xml:space="preserve">, P. K., </w:t>
      </w:r>
      <w:proofErr w:type="spellStart"/>
      <w:r w:rsidRPr="1AFD5094">
        <w:rPr>
          <w:rFonts w:eastAsiaTheme="minorEastAsia"/>
          <w:sz w:val="24"/>
          <w:szCs w:val="24"/>
        </w:rPr>
        <w:t>Santagata</w:t>
      </w:r>
      <w:proofErr w:type="spellEnd"/>
      <w:r w:rsidRPr="1AFD5094">
        <w:rPr>
          <w:rFonts w:eastAsiaTheme="minorEastAsia"/>
          <w:sz w:val="24"/>
          <w:szCs w:val="24"/>
        </w:rPr>
        <w:t xml:space="preserve">, S., Regev, A., Garber, J. E., Dillon, D. A., &amp; </w:t>
      </w:r>
      <w:proofErr w:type="spellStart"/>
      <w:r w:rsidRPr="1AFD5094">
        <w:rPr>
          <w:rFonts w:eastAsiaTheme="minorEastAsia"/>
          <w:sz w:val="24"/>
          <w:szCs w:val="24"/>
        </w:rPr>
        <w:t>Brugge</w:t>
      </w:r>
      <w:proofErr w:type="spellEnd"/>
      <w:r w:rsidRPr="1AFD5094">
        <w:rPr>
          <w:rFonts w:eastAsiaTheme="minorEastAsia"/>
          <w:sz w:val="24"/>
          <w:szCs w:val="24"/>
        </w:rPr>
        <w:t xml:space="preserve">, J. S. (2022). A human breast atlas integrating single-cell proteomics and transcriptomics. </w:t>
      </w:r>
      <w:r w:rsidRPr="1AFD5094">
        <w:rPr>
          <w:rFonts w:eastAsiaTheme="minorEastAsia"/>
          <w:i/>
          <w:iCs/>
          <w:sz w:val="24"/>
          <w:szCs w:val="24"/>
        </w:rPr>
        <w:t>Developmental cell</w:t>
      </w:r>
      <w:r w:rsidRPr="1AFD5094">
        <w:rPr>
          <w:rFonts w:eastAsiaTheme="minorEastAsia"/>
          <w:sz w:val="24"/>
          <w:szCs w:val="24"/>
        </w:rPr>
        <w:t xml:space="preserve">, </w:t>
      </w:r>
      <w:r w:rsidRPr="1AFD5094">
        <w:rPr>
          <w:rFonts w:eastAsiaTheme="minorEastAsia"/>
          <w:i/>
          <w:iCs/>
          <w:sz w:val="24"/>
          <w:szCs w:val="24"/>
        </w:rPr>
        <w:t>57</w:t>
      </w:r>
      <w:r w:rsidRPr="1AFD5094">
        <w:rPr>
          <w:rFonts w:eastAsiaTheme="minorEastAsia"/>
          <w:sz w:val="24"/>
          <w:szCs w:val="24"/>
        </w:rPr>
        <w:t xml:space="preserve">(11), 1400–1420.e7. </w:t>
      </w:r>
      <w:hyperlink r:id="rId20">
        <w:r w:rsidRPr="1AFD5094">
          <w:rPr>
            <w:rStyle w:val="Hyperlink"/>
            <w:rFonts w:eastAsiaTheme="minorEastAsia"/>
            <w:color w:val="auto"/>
            <w:sz w:val="24"/>
            <w:szCs w:val="24"/>
          </w:rPr>
          <w:t>https://doi.org/10.1016/j.devcel.2022.05.003</w:t>
        </w:r>
      </w:hyperlink>
    </w:p>
    <w:p w14:paraId="12F727FF" w14:textId="711A61DB" w:rsidR="6D2A9286" w:rsidRDefault="0A064F67" w:rsidP="1AFD5094">
      <w:pPr>
        <w:pStyle w:val="ListParagraph"/>
        <w:numPr>
          <w:ilvl w:val="0"/>
          <w:numId w:val="2"/>
        </w:numPr>
        <w:rPr>
          <w:rFonts w:eastAsiaTheme="minorEastAsia"/>
          <w:sz w:val="24"/>
          <w:szCs w:val="24"/>
        </w:rPr>
      </w:pPr>
      <w:r w:rsidRPr="1AFD5094">
        <w:rPr>
          <w:rFonts w:eastAsiaTheme="minorEastAsia"/>
          <w:sz w:val="24"/>
          <w:szCs w:val="24"/>
        </w:rPr>
        <w:t xml:space="preserve">Fan, J., </w:t>
      </w:r>
      <w:proofErr w:type="spellStart"/>
      <w:r w:rsidRPr="1AFD5094">
        <w:rPr>
          <w:rFonts w:eastAsiaTheme="minorEastAsia"/>
          <w:sz w:val="24"/>
          <w:szCs w:val="24"/>
        </w:rPr>
        <w:t>Lyu</w:t>
      </w:r>
      <w:proofErr w:type="spellEnd"/>
      <w:r w:rsidRPr="1AFD5094">
        <w:rPr>
          <w:rFonts w:eastAsiaTheme="minorEastAsia"/>
          <w:sz w:val="24"/>
          <w:szCs w:val="24"/>
        </w:rPr>
        <w:t xml:space="preserve">, Y., Zhang, Q., Wang, X., Li, M., &amp; Xiao, R. (2022). MuSiC2: cell-type deconvolution for multi-condition bulk RNA-seq data. </w:t>
      </w:r>
      <w:r w:rsidRPr="1AFD5094">
        <w:rPr>
          <w:rFonts w:eastAsiaTheme="minorEastAsia"/>
          <w:i/>
          <w:iCs/>
          <w:sz w:val="24"/>
          <w:szCs w:val="24"/>
        </w:rPr>
        <w:t>Briefings in bioinformatics</w:t>
      </w:r>
      <w:r w:rsidRPr="1AFD5094">
        <w:rPr>
          <w:rFonts w:eastAsiaTheme="minorEastAsia"/>
          <w:sz w:val="24"/>
          <w:szCs w:val="24"/>
        </w:rPr>
        <w:t xml:space="preserve">, </w:t>
      </w:r>
      <w:r w:rsidRPr="1AFD5094">
        <w:rPr>
          <w:rFonts w:eastAsiaTheme="minorEastAsia"/>
          <w:i/>
          <w:iCs/>
          <w:sz w:val="24"/>
          <w:szCs w:val="24"/>
        </w:rPr>
        <w:t>23</w:t>
      </w:r>
      <w:r w:rsidRPr="1AFD5094">
        <w:rPr>
          <w:rFonts w:eastAsiaTheme="minorEastAsia"/>
          <w:sz w:val="24"/>
          <w:szCs w:val="24"/>
        </w:rPr>
        <w:t xml:space="preserve">(6), bbac430. </w:t>
      </w:r>
      <w:hyperlink r:id="rId21">
        <w:r w:rsidRPr="1AFD5094">
          <w:rPr>
            <w:rStyle w:val="Hyperlink"/>
            <w:rFonts w:eastAsiaTheme="minorEastAsia"/>
            <w:color w:val="auto"/>
            <w:sz w:val="24"/>
            <w:szCs w:val="24"/>
          </w:rPr>
          <w:t>https://doi.org/10.1093/bib/bbac430</w:t>
        </w:r>
      </w:hyperlink>
    </w:p>
    <w:p w14:paraId="3AB630E3" w14:textId="6491C3C2" w:rsidR="61F76FC4" w:rsidRDefault="425E0523" w:rsidP="1AFD5094">
      <w:pPr>
        <w:pStyle w:val="ListParagraph"/>
        <w:numPr>
          <w:ilvl w:val="0"/>
          <w:numId w:val="2"/>
        </w:numPr>
        <w:rPr>
          <w:rFonts w:eastAsiaTheme="minorEastAsia"/>
          <w:sz w:val="24"/>
          <w:szCs w:val="24"/>
        </w:rPr>
      </w:pPr>
      <w:r w:rsidRPr="1AFD5094">
        <w:rPr>
          <w:rFonts w:eastAsiaTheme="minorEastAsia"/>
          <w:sz w:val="24"/>
          <w:szCs w:val="24"/>
        </w:rPr>
        <w:t xml:space="preserve">Huang, </w:t>
      </w:r>
      <w:proofErr w:type="spellStart"/>
      <w:r w:rsidRPr="1AFD5094">
        <w:rPr>
          <w:rFonts w:eastAsiaTheme="minorEastAsia"/>
          <w:sz w:val="24"/>
          <w:szCs w:val="24"/>
        </w:rPr>
        <w:t>Ruichao</w:t>
      </w:r>
      <w:proofErr w:type="spellEnd"/>
      <w:r w:rsidRPr="1AFD5094">
        <w:rPr>
          <w:rFonts w:eastAsiaTheme="minorEastAsia"/>
          <w:sz w:val="24"/>
          <w:szCs w:val="24"/>
        </w:rPr>
        <w:t xml:space="preserve">, et al. “Combining Bulk RNA-Sequencing and Single-Cell RNA-Sequencing Data to Reveal the Immune Microenvironment and Metabolic Pattern of Osteosarcoma.” </w:t>
      </w:r>
      <w:r w:rsidRPr="1AFD5094">
        <w:rPr>
          <w:rFonts w:eastAsiaTheme="minorEastAsia"/>
          <w:i/>
          <w:iCs/>
          <w:sz w:val="24"/>
          <w:szCs w:val="24"/>
        </w:rPr>
        <w:t>Frontiers in Genetics</w:t>
      </w:r>
      <w:r w:rsidRPr="1AFD5094">
        <w:rPr>
          <w:rFonts w:eastAsiaTheme="minorEastAsia"/>
          <w:sz w:val="24"/>
          <w:szCs w:val="24"/>
        </w:rPr>
        <w:t xml:space="preserve">, vol. 13, Oct. 2022, p. 976990. </w:t>
      </w:r>
      <w:r w:rsidRPr="1AFD5094">
        <w:rPr>
          <w:rFonts w:eastAsiaTheme="minorEastAsia"/>
          <w:i/>
          <w:iCs/>
          <w:sz w:val="24"/>
          <w:szCs w:val="24"/>
        </w:rPr>
        <w:t>DOI.org (</w:t>
      </w:r>
      <w:proofErr w:type="spellStart"/>
      <w:r w:rsidRPr="1AFD5094">
        <w:rPr>
          <w:rFonts w:eastAsiaTheme="minorEastAsia"/>
          <w:i/>
          <w:iCs/>
          <w:sz w:val="24"/>
          <w:szCs w:val="24"/>
        </w:rPr>
        <w:t>Crossref</w:t>
      </w:r>
      <w:proofErr w:type="spellEnd"/>
      <w:r w:rsidRPr="1AFD5094">
        <w:rPr>
          <w:rFonts w:eastAsiaTheme="minorEastAsia"/>
          <w:i/>
          <w:iCs/>
          <w:sz w:val="24"/>
          <w:szCs w:val="24"/>
        </w:rPr>
        <w:t>)</w:t>
      </w:r>
      <w:r w:rsidRPr="1AFD5094">
        <w:rPr>
          <w:rFonts w:eastAsiaTheme="minorEastAsia"/>
          <w:sz w:val="24"/>
          <w:szCs w:val="24"/>
        </w:rPr>
        <w:t xml:space="preserve">, </w:t>
      </w:r>
      <w:hyperlink r:id="rId22">
        <w:r w:rsidRPr="1AFD5094">
          <w:rPr>
            <w:rStyle w:val="Hyperlink"/>
            <w:rFonts w:eastAsiaTheme="minorEastAsia"/>
            <w:color w:val="auto"/>
            <w:sz w:val="24"/>
            <w:szCs w:val="24"/>
          </w:rPr>
          <w:t>https://doi.org/10.3389/fgene.2022.976990</w:t>
        </w:r>
      </w:hyperlink>
      <w:r w:rsidRPr="1AFD5094">
        <w:rPr>
          <w:rFonts w:eastAsiaTheme="minorEastAsia"/>
          <w:sz w:val="24"/>
          <w:szCs w:val="24"/>
        </w:rPr>
        <w:t>.</w:t>
      </w:r>
    </w:p>
    <w:p w14:paraId="4E6E15E3" w14:textId="515CF529" w:rsidR="61F76FC4" w:rsidRDefault="425E0523" w:rsidP="1AFD5094">
      <w:pPr>
        <w:pStyle w:val="ListParagraph"/>
        <w:numPr>
          <w:ilvl w:val="0"/>
          <w:numId w:val="2"/>
        </w:numPr>
        <w:rPr>
          <w:rFonts w:eastAsiaTheme="minorEastAsia"/>
          <w:sz w:val="24"/>
          <w:szCs w:val="24"/>
        </w:rPr>
      </w:pPr>
      <w:r w:rsidRPr="1AFD5094">
        <w:rPr>
          <w:rFonts w:eastAsiaTheme="minorEastAsia"/>
          <w:sz w:val="24"/>
          <w:szCs w:val="24"/>
        </w:rPr>
        <w:t xml:space="preserve">Lai, </w:t>
      </w:r>
      <w:proofErr w:type="spellStart"/>
      <w:r w:rsidRPr="1AFD5094">
        <w:rPr>
          <w:rFonts w:eastAsiaTheme="minorEastAsia"/>
          <w:sz w:val="24"/>
          <w:szCs w:val="24"/>
        </w:rPr>
        <w:t>Wenwen</w:t>
      </w:r>
      <w:proofErr w:type="spellEnd"/>
      <w:r w:rsidRPr="1AFD5094">
        <w:rPr>
          <w:rFonts w:eastAsiaTheme="minorEastAsia"/>
          <w:sz w:val="24"/>
          <w:szCs w:val="24"/>
        </w:rPr>
        <w:t xml:space="preserve">, et al. “Integrated Analysis of Single‐cell RNA‐seq Dataset and Bulk RNA‐seq Dataset Constructs a Prognostic Model for Predicting Survival in Human </w:t>
      </w:r>
      <w:r w:rsidRPr="1AFD5094">
        <w:rPr>
          <w:rFonts w:eastAsiaTheme="minorEastAsia"/>
          <w:sz w:val="24"/>
          <w:szCs w:val="24"/>
        </w:rPr>
        <w:lastRenderedPageBreak/>
        <w:t xml:space="preserve">Glioblastoma.” </w:t>
      </w:r>
      <w:r w:rsidRPr="1AFD5094">
        <w:rPr>
          <w:rFonts w:eastAsiaTheme="minorEastAsia"/>
          <w:i/>
          <w:iCs/>
          <w:sz w:val="24"/>
          <w:szCs w:val="24"/>
        </w:rPr>
        <w:t>Brain and Behavior</w:t>
      </w:r>
      <w:r w:rsidRPr="1AFD5094">
        <w:rPr>
          <w:rFonts w:eastAsiaTheme="minorEastAsia"/>
          <w:sz w:val="24"/>
          <w:szCs w:val="24"/>
        </w:rPr>
        <w:t xml:space="preserve">, vol. 12, no. 5, Apr. 2022, p. e2575. </w:t>
      </w:r>
      <w:r w:rsidRPr="1AFD5094">
        <w:rPr>
          <w:rFonts w:eastAsiaTheme="minorEastAsia"/>
          <w:i/>
          <w:iCs/>
          <w:sz w:val="24"/>
          <w:szCs w:val="24"/>
        </w:rPr>
        <w:t>PubMed Central</w:t>
      </w:r>
      <w:r w:rsidRPr="1AFD5094">
        <w:rPr>
          <w:rFonts w:eastAsiaTheme="minorEastAsia"/>
          <w:sz w:val="24"/>
          <w:szCs w:val="24"/>
        </w:rPr>
        <w:t xml:space="preserve">, </w:t>
      </w:r>
      <w:hyperlink r:id="rId23">
        <w:r w:rsidRPr="1AFD5094">
          <w:rPr>
            <w:rStyle w:val="Hyperlink"/>
            <w:rFonts w:eastAsiaTheme="minorEastAsia"/>
            <w:color w:val="auto"/>
            <w:sz w:val="24"/>
            <w:szCs w:val="24"/>
          </w:rPr>
          <w:t>https://doi.org/10.1002/brb3.2575</w:t>
        </w:r>
      </w:hyperlink>
      <w:r w:rsidRPr="1AFD5094">
        <w:rPr>
          <w:rFonts w:eastAsiaTheme="minorEastAsia"/>
          <w:sz w:val="24"/>
          <w:szCs w:val="24"/>
        </w:rPr>
        <w:t>.</w:t>
      </w:r>
    </w:p>
    <w:p w14:paraId="6D79E41D" w14:textId="67C3CEA5" w:rsidR="3DC569DE" w:rsidRDefault="0A6C77F3" w:rsidP="1AFD5094">
      <w:pPr>
        <w:pStyle w:val="ListParagraph"/>
        <w:numPr>
          <w:ilvl w:val="0"/>
          <w:numId w:val="2"/>
        </w:numPr>
        <w:rPr>
          <w:rFonts w:eastAsiaTheme="minorEastAsia"/>
          <w:sz w:val="24"/>
          <w:szCs w:val="24"/>
        </w:rPr>
      </w:pPr>
      <w:r w:rsidRPr="1AFD5094">
        <w:rPr>
          <w:rFonts w:eastAsiaTheme="minorEastAsia"/>
          <w:sz w:val="24"/>
          <w:szCs w:val="24"/>
        </w:rPr>
        <w:t xml:space="preserve">Manoharan, Malini, et al. “A Computational Approach Identifies Immunogenic Features of Prognosis in Human Cancers.” </w:t>
      </w:r>
      <w:r w:rsidRPr="1AFD5094">
        <w:rPr>
          <w:rFonts w:eastAsiaTheme="minorEastAsia"/>
          <w:i/>
          <w:iCs/>
          <w:sz w:val="24"/>
          <w:szCs w:val="24"/>
        </w:rPr>
        <w:t>Frontiers in Immunology</w:t>
      </w:r>
      <w:r w:rsidRPr="1AFD5094">
        <w:rPr>
          <w:rFonts w:eastAsiaTheme="minorEastAsia"/>
          <w:sz w:val="24"/>
          <w:szCs w:val="24"/>
        </w:rPr>
        <w:t xml:space="preserve">, vol. 9, Dec. 2018, p. 3017. </w:t>
      </w:r>
      <w:r w:rsidRPr="1AFD5094">
        <w:rPr>
          <w:rFonts w:eastAsiaTheme="minorEastAsia"/>
          <w:i/>
          <w:iCs/>
          <w:sz w:val="24"/>
          <w:szCs w:val="24"/>
        </w:rPr>
        <w:t>PubMed Central</w:t>
      </w:r>
      <w:r w:rsidRPr="1AFD5094">
        <w:rPr>
          <w:rFonts w:eastAsiaTheme="minorEastAsia"/>
          <w:sz w:val="24"/>
          <w:szCs w:val="24"/>
        </w:rPr>
        <w:t xml:space="preserve">, </w:t>
      </w:r>
      <w:hyperlink r:id="rId24">
        <w:r w:rsidRPr="1AFD5094">
          <w:rPr>
            <w:rStyle w:val="Hyperlink"/>
            <w:rFonts w:eastAsiaTheme="minorEastAsia"/>
            <w:color w:val="auto"/>
            <w:sz w:val="24"/>
            <w:szCs w:val="24"/>
          </w:rPr>
          <w:t>https://doi.org/10.3389/fimmu.2018.03017</w:t>
        </w:r>
      </w:hyperlink>
      <w:r w:rsidRPr="1AFD5094">
        <w:rPr>
          <w:rFonts w:eastAsiaTheme="minorEastAsia"/>
          <w:sz w:val="24"/>
          <w:szCs w:val="24"/>
        </w:rPr>
        <w:t>.</w:t>
      </w:r>
    </w:p>
    <w:p w14:paraId="4702A772" w14:textId="23DD7492" w:rsidR="3DC569DE" w:rsidRDefault="0A6C77F3" w:rsidP="1AFD5094">
      <w:pPr>
        <w:pStyle w:val="ListParagraph"/>
        <w:numPr>
          <w:ilvl w:val="0"/>
          <w:numId w:val="2"/>
        </w:numPr>
        <w:rPr>
          <w:rFonts w:eastAsiaTheme="minorEastAsia"/>
          <w:sz w:val="24"/>
          <w:szCs w:val="24"/>
        </w:rPr>
      </w:pPr>
      <w:r w:rsidRPr="1AFD5094">
        <w:rPr>
          <w:rFonts w:eastAsiaTheme="minorEastAsia"/>
          <w:sz w:val="24"/>
          <w:szCs w:val="24"/>
        </w:rPr>
        <w:t xml:space="preserve">Qi, </w:t>
      </w:r>
      <w:proofErr w:type="spellStart"/>
      <w:r w:rsidRPr="1AFD5094">
        <w:rPr>
          <w:rFonts w:eastAsiaTheme="minorEastAsia"/>
          <w:sz w:val="24"/>
          <w:szCs w:val="24"/>
        </w:rPr>
        <w:t>Zongtai</w:t>
      </w:r>
      <w:proofErr w:type="spellEnd"/>
      <w:r w:rsidRPr="1AFD5094">
        <w:rPr>
          <w:rFonts w:eastAsiaTheme="minorEastAsia"/>
          <w:sz w:val="24"/>
          <w:szCs w:val="24"/>
        </w:rPr>
        <w:t xml:space="preserve">, et al. “Single-Cell Deconvolution of Head and Neck Squamous Cell Carcinoma.” </w:t>
      </w:r>
      <w:r w:rsidRPr="1AFD5094">
        <w:rPr>
          <w:rFonts w:eastAsiaTheme="minorEastAsia"/>
          <w:i/>
          <w:iCs/>
          <w:sz w:val="24"/>
          <w:szCs w:val="24"/>
        </w:rPr>
        <w:t>Cancers</w:t>
      </w:r>
      <w:r w:rsidRPr="1AFD5094">
        <w:rPr>
          <w:rFonts w:eastAsiaTheme="minorEastAsia"/>
          <w:sz w:val="24"/>
          <w:szCs w:val="24"/>
        </w:rPr>
        <w:t xml:space="preserve">, vol. 13, no. 6, Mar. 2021, p. 1230. </w:t>
      </w:r>
      <w:r w:rsidRPr="1AFD5094">
        <w:rPr>
          <w:rFonts w:eastAsiaTheme="minorEastAsia"/>
          <w:i/>
          <w:iCs/>
          <w:sz w:val="24"/>
          <w:szCs w:val="24"/>
        </w:rPr>
        <w:t>DOI.org (</w:t>
      </w:r>
      <w:proofErr w:type="spellStart"/>
      <w:r w:rsidRPr="1AFD5094">
        <w:rPr>
          <w:rFonts w:eastAsiaTheme="minorEastAsia"/>
          <w:i/>
          <w:iCs/>
          <w:sz w:val="24"/>
          <w:szCs w:val="24"/>
        </w:rPr>
        <w:t>Crossref</w:t>
      </w:r>
      <w:proofErr w:type="spellEnd"/>
      <w:r w:rsidRPr="1AFD5094">
        <w:rPr>
          <w:rFonts w:eastAsiaTheme="minorEastAsia"/>
          <w:i/>
          <w:iCs/>
          <w:sz w:val="24"/>
          <w:szCs w:val="24"/>
        </w:rPr>
        <w:t>)</w:t>
      </w:r>
      <w:r w:rsidRPr="1AFD5094">
        <w:rPr>
          <w:rFonts w:eastAsiaTheme="minorEastAsia"/>
          <w:sz w:val="24"/>
          <w:szCs w:val="24"/>
        </w:rPr>
        <w:t xml:space="preserve">, </w:t>
      </w:r>
      <w:hyperlink r:id="rId25">
        <w:r w:rsidRPr="1AFD5094">
          <w:rPr>
            <w:rStyle w:val="Hyperlink"/>
            <w:rFonts w:eastAsiaTheme="minorEastAsia"/>
            <w:color w:val="auto"/>
            <w:sz w:val="24"/>
            <w:szCs w:val="24"/>
          </w:rPr>
          <w:t>https://doi.org/10.3390/cancers13061230</w:t>
        </w:r>
      </w:hyperlink>
      <w:r w:rsidRPr="1AFD5094">
        <w:rPr>
          <w:rFonts w:eastAsiaTheme="minorEastAsia"/>
          <w:sz w:val="24"/>
          <w:szCs w:val="24"/>
        </w:rPr>
        <w:t>.</w:t>
      </w:r>
    </w:p>
    <w:p w14:paraId="269B32B1" w14:textId="2438F4AA" w:rsidR="39C77ED7" w:rsidRDefault="48D8C8A1" w:rsidP="1AFD5094">
      <w:pPr>
        <w:pStyle w:val="ListParagraph"/>
        <w:numPr>
          <w:ilvl w:val="0"/>
          <w:numId w:val="2"/>
        </w:numPr>
        <w:rPr>
          <w:rFonts w:eastAsiaTheme="minorEastAsia"/>
          <w:sz w:val="24"/>
          <w:szCs w:val="24"/>
        </w:rPr>
      </w:pPr>
      <w:r w:rsidRPr="1AFD5094">
        <w:rPr>
          <w:rFonts w:eastAsiaTheme="minorEastAsia"/>
          <w:sz w:val="24"/>
          <w:szCs w:val="24"/>
        </w:rPr>
        <w:t xml:space="preserve">Gonzalez, H., </w:t>
      </w:r>
      <w:proofErr w:type="spellStart"/>
      <w:r w:rsidRPr="1AFD5094">
        <w:rPr>
          <w:rFonts w:eastAsiaTheme="minorEastAsia"/>
          <w:sz w:val="24"/>
          <w:szCs w:val="24"/>
        </w:rPr>
        <w:t>Hagerling</w:t>
      </w:r>
      <w:proofErr w:type="spellEnd"/>
      <w:r w:rsidRPr="1AFD5094">
        <w:rPr>
          <w:rFonts w:eastAsiaTheme="minorEastAsia"/>
          <w:sz w:val="24"/>
          <w:szCs w:val="24"/>
        </w:rPr>
        <w:t xml:space="preserve">, C., &amp; </w:t>
      </w:r>
      <w:proofErr w:type="spellStart"/>
      <w:r w:rsidRPr="1AFD5094">
        <w:rPr>
          <w:rFonts w:eastAsiaTheme="minorEastAsia"/>
          <w:sz w:val="24"/>
          <w:szCs w:val="24"/>
        </w:rPr>
        <w:t>Werb</w:t>
      </w:r>
      <w:proofErr w:type="spellEnd"/>
      <w:r w:rsidRPr="1AFD5094">
        <w:rPr>
          <w:rFonts w:eastAsiaTheme="minorEastAsia"/>
          <w:sz w:val="24"/>
          <w:szCs w:val="24"/>
        </w:rPr>
        <w:t xml:space="preserve">, Z. (2018). Roles of the immune system in cancer: from tumor initiation to metastatic progression. </w:t>
      </w:r>
      <w:r w:rsidRPr="1AFD5094">
        <w:rPr>
          <w:rFonts w:eastAsiaTheme="minorEastAsia"/>
          <w:i/>
          <w:iCs/>
          <w:sz w:val="24"/>
          <w:szCs w:val="24"/>
        </w:rPr>
        <w:t>Genes &amp; development</w:t>
      </w:r>
      <w:r w:rsidRPr="1AFD5094">
        <w:rPr>
          <w:rFonts w:eastAsiaTheme="minorEastAsia"/>
          <w:sz w:val="24"/>
          <w:szCs w:val="24"/>
        </w:rPr>
        <w:t xml:space="preserve">, </w:t>
      </w:r>
      <w:r w:rsidRPr="1AFD5094">
        <w:rPr>
          <w:rFonts w:eastAsiaTheme="minorEastAsia"/>
          <w:i/>
          <w:iCs/>
          <w:sz w:val="24"/>
          <w:szCs w:val="24"/>
        </w:rPr>
        <w:t>32</w:t>
      </w:r>
      <w:r w:rsidRPr="1AFD5094">
        <w:rPr>
          <w:rFonts w:eastAsiaTheme="minorEastAsia"/>
          <w:sz w:val="24"/>
          <w:szCs w:val="24"/>
        </w:rPr>
        <w:t xml:space="preserve">(19-20), 1267–1284. </w:t>
      </w:r>
      <w:hyperlink r:id="rId26">
        <w:r w:rsidRPr="1AFD5094">
          <w:rPr>
            <w:rStyle w:val="Hyperlink"/>
            <w:rFonts w:eastAsiaTheme="minorEastAsia"/>
            <w:color w:val="auto"/>
            <w:sz w:val="24"/>
            <w:szCs w:val="24"/>
          </w:rPr>
          <w:t>https://doi.org/10.1101/gad.314617.118</w:t>
        </w:r>
      </w:hyperlink>
    </w:p>
    <w:p w14:paraId="77AA4E6F" w14:textId="09C13EDF" w:rsidR="667A67E4" w:rsidRDefault="5F3FB23C" w:rsidP="1AFD5094">
      <w:pPr>
        <w:pStyle w:val="ListParagraph"/>
        <w:numPr>
          <w:ilvl w:val="0"/>
          <w:numId w:val="2"/>
        </w:numPr>
        <w:rPr>
          <w:rFonts w:eastAsiaTheme="minorEastAsia"/>
          <w:sz w:val="24"/>
          <w:szCs w:val="24"/>
        </w:rPr>
      </w:pPr>
      <w:r w:rsidRPr="1AFD5094">
        <w:rPr>
          <w:rFonts w:eastAsiaTheme="minorEastAsia"/>
          <w:sz w:val="24"/>
          <w:szCs w:val="24"/>
        </w:rPr>
        <w:t xml:space="preserve">Man, Y. G., </w:t>
      </w:r>
      <w:proofErr w:type="spellStart"/>
      <w:r w:rsidRPr="1AFD5094">
        <w:rPr>
          <w:rFonts w:eastAsiaTheme="minorEastAsia"/>
          <w:sz w:val="24"/>
          <w:szCs w:val="24"/>
        </w:rPr>
        <w:t>Stojadinovic</w:t>
      </w:r>
      <w:proofErr w:type="spellEnd"/>
      <w:r w:rsidRPr="1AFD5094">
        <w:rPr>
          <w:rFonts w:eastAsiaTheme="minorEastAsia"/>
          <w:sz w:val="24"/>
          <w:szCs w:val="24"/>
        </w:rPr>
        <w:t xml:space="preserve">, A., Mason, J., Avital, I., </w:t>
      </w:r>
      <w:proofErr w:type="spellStart"/>
      <w:r w:rsidRPr="1AFD5094">
        <w:rPr>
          <w:rFonts w:eastAsiaTheme="minorEastAsia"/>
          <w:sz w:val="24"/>
          <w:szCs w:val="24"/>
        </w:rPr>
        <w:t>Bilchik</w:t>
      </w:r>
      <w:proofErr w:type="spellEnd"/>
      <w:r w:rsidRPr="1AFD5094">
        <w:rPr>
          <w:rFonts w:eastAsiaTheme="minorEastAsia"/>
          <w:sz w:val="24"/>
          <w:szCs w:val="24"/>
        </w:rPr>
        <w:t xml:space="preserve">, A., </w:t>
      </w:r>
      <w:proofErr w:type="spellStart"/>
      <w:r w:rsidRPr="1AFD5094">
        <w:rPr>
          <w:rFonts w:eastAsiaTheme="minorEastAsia"/>
          <w:sz w:val="24"/>
          <w:szCs w:val="24"/>
        </w:rPr>
        <w:t>Bruecher</w:t>
      </w:r>
      <w:proofErr w:type="spellEnd"/>
      <w:r w:rsidRPr="1AFD5094">
        <w:rPr>
          <w:rFonts w:eastAsiaTheme="minorEastAsia"/>
          <w:sz w:val="24"/>
          <w:szCs w:val="24"/>
        </w:rPr>
        <w:t xml:space="preserve">, B., Protic, M., Nissan, A., </w:t>
      </w:r>
      <w:proofErr w:type="spellStart"/>
      <w:r w:rsidRPr="1AFD5094">
        <w:rPr>
          <w:rFonts w:eastAsiaTheme="minorEastAsia"/>
          <w:sz w:val="24"/>
          <w:szCs w:val="24"/>
        </w:rPr>
        <w:t>Izadjoo</w:t>
      </w:r>
      <w:proofErr w:type="spellEnd"/>
      <w:r w:rsidRPr="1AFD5094">
        <w:rPr>
          <w:rFonts w:eastAsiaTheme="minorEastAsia"/>
          <w:sz w:val="24"/>
          <w:szCs w:val="24"/>
        </w:rPr>
        <w:t xml:space="preserve">, M., Zhang, X., &amp; Jewett, A. (2013). Tumor-infiltrating immune cells promoting tumor invasion and metastasis: existing theories. </w:t>
      </w:r>
      <w:r w:rsidRPr="1AFD5094">
        <w:rPr>
          <w:rFonts w:eastAsiaTheme="minorEastAsia"/>
          <w:i/>
          <w:iCs/>
          <w:sz w:val="24"/>
          <w:szCs w:val="24"/>
        </w:rPr>
        <w:t>Journal of Cancer</w:t>
      </w:r>
      <w:r w:rsidRPr="1AFD5094">
        <w:rPr>
          <w:rFonts w:eastAsiaTheme="minorEastAsia"/>
          <w:sz w:val="24"/>
          <w:szCs w:val="24"/>
        </w:rPr>
        <w:t xml:space="preserve">, </w:t>
      </w:r>
      <w:r w:rsidRPr="1AFD5094">
        <w:rPr>
          <w:rFonts w:eastAsiaTheme="minorEastAsia"/>
          <w:i/>
          <w:iCs/>
          <w:sz w:val="24"/>
          <w:szCs w:val="24"/>
        </w:rPr>
        <w:t>4</w:t>
      </w:r>
      <w:r w:rsidRPr="1AFD5094">
        <w:rPr>
          <w:rFonts w:eastAsiaTheme="minorEastAsia"/>
          <w:sz w:val="24"/>
          <w:szCs w:val="24"/>
        </w:rPr>
        <w:t xml:space="preserve">(1), 84–95. </w:t>
      </w:r>
      <w:hyperlink r:id="rId27">
        <w:r w:rsidRPr="1AFD5094">
          <w:rPr>
            <w:rStyle w:val="Hyperlink"/>
            <w:rFonts w:eastAsiaTheme="minorEastAsia"/>
            <w:color w:val="auto"/>
            <w:sz w:val="24"/>
            <w:szCs w:val="24"/>
          </w:rPr>
          <w:t>https://doi.org/10.7150/jca.5482</w:t>
        </w:r>
      </w:hyperlink>
    </w:p>
    <w:p w14:paraId="298DB0D9" w14:textId="760CF08D" w:rsidR="770F75C0" w:rsidRDefault="1B6F2832" w:rsidP="1AFD5094">
      <w:pPr>
        <w:pStyle w:val="ListParagraph"/>
        <w:numPr>
          <w:ilvl w:val="0"/>
          <w:numId w:val="2"/>
        </w:numPr>
        <w:rPr>
          <w:rFonts w:eastAsiaTheme="minorEastAsia"/>
          <w:sz w:val="24"/>
          <w:szCs w:val="24"/>
        </w:rPr>
      </w:pPr>
      <w:r w:rsidRPr="1AFD5094">
        <w:rPr>
          <w:rFonts w:eastAsiaTheme="minorEastAsia"/>
          <w:sz w:val="24"/>
          <w:szCs w:val="24"/>
        </w:rPr>
        <w:t xml:space="preserve">McDonald, K. A., Kawaguchi, T., Qi, Q., Peng, X., </w:t>
      </w:r>
      <w:proofErr w:type="spellStart"/>
      <w:r w:rsidRPr="1AFD5094">
        <w:rPr>
          <w:rFonts w:eastAsiaTheme="minorEastAsia"/>
          <w:sz w:val="24"/>
          <w:szCs w:val="24"/>
        </w:rPr>
        <w:t>Asaoka</w:t>
      </w:r>
      <w:proofErr w:type="spellEnd"/>
      <w:r w:rsidRPr="1AFD5094">
        <w:rPr>
          <w:rFonts w:eastAsiaTheme="minorEastAsia"/>
          <w:sz w:val="24"/>
          <w:szCs w:val="24"/>
        </w:rPr>
        <w:t xml:space="preserve">, M., Young, J., </w:t>
      </w:r>
      <w:proofErr w:type="spellStart"/>
      <w:r w:rsidRPr="1AFD5094">
        <w:rPr>
          <w:rFonts w:eastAsiaTheme="minorEastAsia"/>
          <w:sz w:val="24"/>
          <w:szCs w:val="24"/>
        </w:rPr>
        <w:t>Opyrchal</w:t>
      </w:r>
      <w:proofErr w:type="spellEnd"/>
      <w:r w:rsidRPr="1AFD5094">
        <w:rPr>
          <w:rFonts w:eastAsiaTheme="minorEastAsia"/>
          <w:sz w:val="24"/>
          <w:szCs w:val="24"/>
        </w:rPr>
        <w:t xml:space="preserve">, M., Yan, L., Patnaik, S., Otsuji, E., &amp; </w:t>
      </w:r>
      <w:proofErr w:type="spellStart"/>
      <w:r w:rsidRPr="1AFD5094">
        <w:rPr>
          <w:rFonts w:eastAsiaTheme="minorEastAsia"/>
          <w:sz w:val="24"/>
          <w:szCs w:val="24"/>
        </w:rPr>
        <w:t>Takabe</w:t>
      </w:r>
      <w:proofErr w:type="spellEnd"/>
      <w:r w:rsidRPr="1AFD5094">
        <w:rPr>
          <w:rFonts w:eastAsiaTheme="minorEastAsia"/>
          <w:sz w:val="24"/>
          <w:szCs w:val="24"/>
        </w:rPr>
        <w:t xml:space="preserve">, K. (2019). Tumor Heterogeneity Correlates with Less Immune Response and Worse Survival in Breast Cancer Patients. </w:t>
      </w:r>
      <w:r w:rsidRPr="1AFD5094">
        <w:rPr>
          <w:rFonts w:eastAsiaTheme="minorEastAsia"/>
          <w:i/>
          <w:iCs/>
          <w:sz w:val="24"/>
          <w:szCs w:val="24"/>
        </w:rPr>
        <w:t>Annals of surgical oncology</w:t>
      </w:r>
      <w:r w:rsidRPr="1AFD5094">
        <w:rPr>
          <w:rFonts w:eastAsiaTheme="minorEastAsia"/>
          <w:sz w:val="24"/>
          <w:szCs w:val="24"/>
        </w:rPr>
        <w:t xml:space="preserve">, </w:t>
      </w:r>
      <w:r w:rsidRPr="1AFD5094">
        <w:rPr>
          <w:rFonts w:eastAsiaTheme="minorEastAsia"/>
          <w:i/>
          <w:iCs/>
          <w:sz w:val="24"/>
          <w:szCs w:val="24"/>
        </w:rPr>
        <w:t>26</w:t>
      </w:r>
      <w:r w:rsidRPr="1AFD5094">
        <w:rPr>
          <w:rFonts w:eastAsiaTheme="minorEastAsia"/>
          <w:sz w:val="24"/>
          <w:szCs w:val="24"/>
        </w:rPr>
        <w:t xml:space="preserve">(7), 2191–2199. </w:t>
      </w:r>
      <w:hyperlink r:id="rId28">
        <w:r w:rsidRPr="1AFD5094">
          <w:rPr>
            <w:rStyle w:val="Hyperlink"/>
            <w:rFonts w:eastAsiaTheme="minorEastAsia"/>
            <w:color w:val="auto"/>
            <w:sz w:val="24"/>
            <w:szCs w:val="24"/>
          </w:rPr>
          <w:t>https://doi.org/10.1245/s10434-019-07338-3</w:t>
        </w:r>
      </w:hyperlink>
    </w:p>
    <w:p w14:paraId="3728843F" w14:textId="7E14B7D7" w:rsidR="5149D8EF" w:rsidRDefault="0C26744A" w:rsidP="1AFD5094">
      <w:pPr>
        <w:pStyle w:val="ListParagraph"/>
        <w:numPr>
          <w:ilvl w:val="0"/>
          <w:numId w:val="2"/>
        </w:numPr>
        <w:rPr>
          <w:rFonts w:eastAsiaTheme="minorEastAsia"/>
          <w:sz w:val="24"/>
          <w:szCs w:val="24"/>
        </w:rPr>
      </w:pPr>
      <w:r w:rsidRPr="1AFD5094">
        <w:rPr>
          <w:rFonts w:eastAsiaTheme="minorEastAsia"/>
          <w:sz w:val="24"/>
          <w:szCs w:val="24"/>
        </w:rPr>
        <w:t xml:space="preserve">Gonzalez, H., </w:t>
      </w:r>
      <w:proofErr w:type="spellStart"/>
      <w:r w:rsidRPr="1AFD5094">
        <w:rPr>
          <w:rFonts w:eastAsiaTheme="minorEastAsia"/>
          <w:sz w:val="24"/>
          <w:szCs w:val="24"/>
        </w:rPr>
        <w:t>Hagerling</w:t>
      </w:r>
      <w:proofErr w:type="spellEnd"/>
      <w:r w:rsidRPr="1AFD5094">
        <w:rPr>
          <w:rFonts w:eastAsiaTheme="minorEastAsia"/>
          <w:sz w:val="24"/>
          <w:szCs w:val="24"/>
        </w:rPr>
        <w:t xml:space="preserve">, C., &amp; </w:t>
      </w:r>
      <w:proofErr w:type="spellStart"/>
      <w:r w:rsidRPr="1AFD5094">
        <w:rPr>
          <w:rFonts w:eastAsiaTheme="minorEastAsia"/>
          <w:sz w:val="24"/>
          <w:szCs w:val="24"/>
        </w:rPr>
        <w:t>Werb</w:t>
      </w:r>
      <w:proofErr w:type="spellEnd"/>
      <w:r w:rsidRPr="1AFD5094">
        <w:rPr>
          <w:rFonts w:eastAsiaTheme="minorEastAsia"/>
          <w:sz w:val="24"/>
          <w:szCs w:val="24"/>
        </w:rPr>
        <w:t xml:space="preserve">, Z. (2018). Roles of the immune system in cancer: from tumor initiation to metastatic progression. </w:t>
      </w:r>
      <w:r w:rsidRPr="1AFD5094">
        <w:rPr>
          <w:rFonts w:eastAsiaTheme="minorEastAsia"/>
          <w:i/>
          <w:iCs/>
          <w:sz w:val="24"/>
          <w:szCs w:val="24"/>
        </w:rPr>
        <w:t>Genes &amp; development</w:t>
      </w:r>
      <w:r w:rsidRPr="1AFD5094">
        <w:rPr>
          <w:rFonts w:eastAsiaTheme="minorEastAsia"/>
          <w:sz w:val="24"/>
          <w:szCs w:val="24"/>
        </w:rPr>
        <w:t xml:space="preserve">, </w:t>
      </w:r>
      <w:r w:rsidRPr="1AFD5094">
        <w:rPr>
          <w:rFonts w:eastAsiaTheme="minorEastAsia"/>
          <w:i/>
          <w:iCs/>
          <w:sz w:val="24"/>
          <w:szCs w:val="24"/>
        </w:rPr>
        <w:t>32</w:t>
      </w:r>
      <w:r w:rsidRPr="1AFD5094">
        <w:rPr>
          <w:rFonts w:eastAsiaTheme="minorEastAsia"/>
          <w:sz w:val="24"/>
          <w:szCs w:val="24"/>
        </w:rPr>
        <w:t xml:space="preserve">(19-20), 1267–1284. </w:t>
      </w:r>
      <w:hyperlink r:id="rId29">
        <w:r w:rsidRPr="1AFD5094">
          <w:rPr>
            <w:rStyle w:val="Hyperlink"/>
            <w:rFonts w:eastAsiaTheme="minorEastAsia"/>
            <w:color w:val="auto"/>
            <w:sz w:val="24"/>
            <w:szCs w:val="24"/>
          </w:rPr>
          <w:t>https://doi.org/10.1101/gad.314617.118</w:t>
        </w:r>
      </w:hyperlink>
    </w:p>
    <w:p w14:paraId="3FE428CB" w14:textId="25C81260" w:rsidR="3E637AC6" w:rsidRDefault="018ABBD3" w:rsidP="1AFD5094">
      <w:pPr>
        <w:pStyle w:val="ListParagraph"/>
        <w:numPr>
          <w:ilvl w:val="0"/>
          <w:numId w:val="2"/>
        </w:numPr>
        <w:rPr>
          <w:rFonts w:eastAsiaTheme="minorEastAsia"/>
          <w:sz w:val="24"/>
          <w:szCs w:val="24"/>
        </w:rPr>
      </w:pPr>
      <w:proofErr w:type="spellStart"/>
      <w:r w:rsidRPr="1AFD5094">
        <w:rPr>
          <w:rFonts w:eastAsiaTheme="minorEastAsia"/>
          <w:sz w:val="24"/>
          <w:szCs w:val="24"/>
        </w:rPr>
        <w:t>Orrantia-Borunda</w:t>
      </w:r>
      <w:proofErr w:type="spellEnd"/>
      <w:r w:rsidRPr="1AFD5094">
        <w:rPr>
          <w:rFonts w:eastAsiaTheme="minorEastAsia"/>
          <w:sz w:val="24"/>
          <w:szCs w:val="24"/>
        </w:rPr>
        <w:t xml:space="preserve"> E, </w:t>
      </w:r>
      <w:proofErr w:type="spellStart"/>
      <w:r w:rsidRPr="1AFD5094">
        <w:rPr>
          <w:rFonts w:eastAsiaTheme="minorEastAsia"/>
          <w:sz w:val="24"/>
          <w:szCs w:val="24"/>
        </w:rPr>
        <w:t>Anchondo-Nuñez</w:t>
      </w:r>
      <w:proofErr w:type="spellEnd"/>
      <w:r w:rsidRPr="1AFD5094">
        <w:rPr>
          <w:rFonts w:eastAsiaTheme="minorEastAsia"/>
          <w:sz w:val="24"/>
          <w:szCs w:val="24"/>
        </w:rPr>
        <w:t xml:space="preserve"> P, </w:t>
      </w:r>
      <w:proofErr w:type="spellStart"/>
      <w:r w:rsidRPr="1AFD5094">
        <w:rPr>
          <w:rFonts w:eastAsiaTheme="minorEastAsia"/>
          <w:sz w:val="24"/>
          <w:szCs w:val="24"/>
        </w:rPr>
        <w:t>Acuña</w:t>
      </w:r>
      <w:proofErr w:type="spellEnd"/>
      <w:r w:rsidRPr="1AFD5094">
        <w:rPr>
          <w:rFonts w:eastAsiaTheme="minorEastAsia"/>
          <w:sz w:val="24"/>
          <w:szCs w:val="24"/>
        </w:rPr>
        <w:t>-Aguilar LE, Gómez-Valles FO, Ramírez-</w:t>
      </w:r>
      <w:proofErr w:type="spellStart"/>
      <w:r w:rsidRPr="1AFD5094">
        <w:rPr>
          <w:rFonts w:eastAsiaTheme="minorEastAsia"/>
          <w:sz w:val="24"/>
          <w:szCs w:val="24"/>
        </w:rPr>
        <w:t>Valdespino</w:t>
      </w:r>
      <w:proofErr w:type="spellEnd"/>
      <w:r w:rsidRPr="1AFD5094">
        <w:rPr>
          <w:rFonts w:eastAsiaTheme="minorEastAsia"/>
          <w:sz w:val="24"/>
          <w:szCs w:val="24"/>
        </w:rPr>
        <w:t xml:space="preserve"> CA. Subtypes of Breast Cancer. In: </w:t>
      </w:r>
      <w:proofErr w:type="spellStart"/>
      <w:r w:rsidRPr="1AFD5094">
        <w:rPr>
          <w:rFonts w:eastAsiaTheme="minorEastAsia"/>
          <w:sz w:val="24"/>
          <w:szCs w:val="24"/>
        </w:rPr>
        <w:t>Mayrovitz</w:t>
      </w:r>
      <w:proofErr w:type="spellEnd"/>
      <w:r w:rsidRPr="1AFD5094">
        <w:rPr>
          <w:rFonts w:eastAsiaTheme="minorEastAsia"/>
          <w:sz w:val="24"/>
          <w:szCs w:val="24"/>
        </w:rPr>
        <w:t xml:space="preserve"> HN. editor. </w:t>
      </w:r>
      <w:r w:rsidRPr="1AFD5094">
        <w:rPr>
          <w:rFonts w:eastAsiaTheme="minorEastAsia"/>
          <w:i/>
          <w:iCs/>
          <w:sz w:val="24"/>
          <w:szCs w:val="24"/>
        </w:rPr>
        <w:t>Breast Cancer</w:t>
      </w:r>
      <w:r w:rsidRPr="1AFD5094">
        <w:rPr>
          <w:rFonts w:eastAsiaTheme="minorEastAsia"/>
          <w:sz w:val="24"/>
          <w:szCs w:val="24"/>
        </w:rPr>
        <w:t>. Brisbane (AU): Exon Publications. Online first 22 Jun 2022.</w:t>
      </w:r>
    </w:p>
    <w:p w14:paraId="6E6644CF" w14:textId="2071E760" w:rsidR="007CD12E" w:rsidRDefault="64793DDD" w:rsidP="1AFD5094">
      <w:pPr>
        <w:pStyle w:val="ListParagraph"/>
        <w:numPr>
          <w:ilvl w:val="0"/>
          <w:numId w:val="2"/>
        </w:numPr>
        <w:rPr>
          <w:rFonts w:eastAsiaTheme="minorEastAsia"/>
          <w:sz w:val="24"/>
          <w:szCs w:val="24"/>
        </w:rPr>
      </w:pPr>
      <w:r w:rsidRPr="1AFD5094">
        <w:rPr>
          <w:rFonts w:eastAsiaTheme="minorEastAsia"/>
          <w:sz w:val="24"/>
          <w:szCs w:val="24"/>
        </w:rPr>
        <w:t>Wu, S. Z., Al-</w:t>
      </w:r>
      <w:proofErr w:type="spellStart"/>
      <w:r w:rsidRPr="1AFD5094">
        <w:rPr>
          <w:rFonts w:eastAsiaTheme="minorEastAsia"/>
          <w:sz w:val="24"/>
          <w:szCs w:val="24"/>
        </w:rPr>
        <w:t>Eryani</w:t>
      </w:r>
      <w:proofErr w:type="spellEnd"/>
      <w:r w:rsidRPr="1AFD5094">
        <w:rPr>
          <w:rFonts w:eastAsiaTheme="minorEastAsia"/>
          <w:sz w:val="24"/>
          <w:szCs w:val="24"/>
        </w:rPr>
        <w:t xml:space="preserve">, G., </w:t>
      </w:r>
      <w:proofErr w:type="spellStart"/>
      <w:r w:rsidRPr="1AFD5094">
        <w:rPr>
          <w:rFonts w:eastAsiaTheme="minorEastAsia"/>
          <w:sz w:val="24"/>
          <w:szCs w:val="24"/>
        </w:rPr>
        <w:t>Roden</w:t>
      </w:r>
      <w:proofErr w:type="spellEnd"/>
      <w:r w:rsidRPr="1AFD5094">
        <w:rPr>
          <w:rFonts w:eastAsiaTheme="minorEastAsia"/>
          <w:sz w:val="24"/>
          <w:szCs w:val="24"/>
        </w:rPr>
        <w:t xml:space="preserve">, D. L., </w:t>
      </w:r>
      <w:proofErr w:type="spellStart"/>
      <w:r w:rsidRPr="1AFD5094">
        <w:rPr>
          <w:rFonts w:eastAsiaTheme="minorEastAsia"/>
          <w:sz w:val="24"/>
          <w:szCs w:val="24"/>
        </w:rPr>
        <w:t>Junankar</w:t>
      </w:r>
      <w:proofErr w:type="spellEnd"/>
      <w:r w:rsidRPr="1AFD5094">
        <w:rPr>
          <w:rFonts w:eastAsiaTheme="minorEastAsia"/>
          <w:sz w:val="24"/>
          <w:szCs w:val="24"/>
        </w:rPr>
        <w:t xml:space="preserve">, S., Harvey, K., Andersson, A., </w:t>
      </w:r>
      <w:proofErr w:type="spellStart"/>
      <w:r w:rsidRPr="1AFD5094">
        <w:rPr>
          <w:rFonts w:eastAsiaTheme="minorEastAsia"/>
          <w:sz w:val="24"/>
          <w:szCs w:val="24"/>
        </w:rPr>
        <w:t>Thennavan</w:t>
      </w:r>
      <w:proofErr w:type="spellEnd"/>
      <w:r w:rsidRPr="1AFD5094">
        <w:rPr>
          <w:rFonts w:eastAsiaTheme="minorEastAsia"/>
          <w:sz w:val="24"/>
          <w:szCs w:val="24"/>
        </w:rPr>
        <w:t xml:space="preserve">, A., Wang, C., </w:t>
      </w:r>
      <w:proofErr w:type="spellStart"/>
      <w:r w:rsidRPr="1AFD5094">
        <w:rPr>
          <w:rFonts w:eastAsiaTheme="minorEastAsia"/>
          <w:sz w:val="24"/>
          <w:szCs w:val="24"/>
        </w:rPr>
        <w:t>Torpy</w:t>
      </w:r>
      <w:proofErr w:type="spellEnd"/>
      <w:r w:rsidRPr="1AFD5094">
        <w:rPr>
          <w:rFonts w:eastAsiaTheme="minorEastAsia"/>
          <w:sz w:val="24"/>
          <w:szCs w:val="24"/>
        </w:rPr>
        <w:t xml:space="preserve">, J. R., </w:t>
      </w:r>
      <w:proofErr w:type="spellStart"/>
      <w:r w:rsidRPr="1AFD5094">
        <w:rPr>
          <w:rFonts w:eastAsiaTheme="minorEastAsia"/>
          <w:sz w:val="24"/>
          <w:szCs w:val="24"/>
        </w:rPr>
        <w:t>Bartonicek</w:t>
      </w:r>
      <w:proofErr w:type="spellEnd"/>
      <w:r w:rsidRPr="1AFD5094">
        <w:rPr>
          <w:rFonts w:eastAsiaTheme="minorEastAsia"/>
          <w:sz w:val="24"/>
          <w:szCs w:val="24"/>
        </w:rPr>
        <w:t xml:space="preserve">, N., Wang, T., Larsson, L., </w:t>
      </w:r>
      <w:proofErr w:type="spellStart"/>
      <w:r w:rsidRPr="1AFD5094">
        <w:rPr>
          <w:rFonts w:eastAsiaTheme="minorEastAsia"/>
          <w:sz w:val="24"/>
          <w:szCs w:val="24"/>
        </w:rPr>
        <w:t>Kaczorowski</w:t>
      </w:r>
      <w:proofErr w:type="spellEnd"/>
      <w:r w:rsidRPr="1AFD5094">
        <w:rPr>
          <w:rFonts w:eastAsiaTheme="minorEastAsia"/>
          <w:sz w:val="24"/>
          <w:szCs w:val="24"/>
        </w:rPr>
        <w:t xml:space="preserve">, D., Weisenfeld, N. I., </w:t>
      </w:r>
      <w:proofErr w:type="spellStart"/>
      <w:r w:rsidRPr="1AFD5094">
        <w:rPr>
          <w:rFonts w:eastAsiaTheme="minorEastAsia"/>
          <w:sz w:val="24"/>
          <w:szCs w:val="24"/>
        </w:rPr>
        <w:t>Uytingco</w:t>
      </w:r>
      <w:proofErr w:type="spellEnd"/>
      <w:r w:rsidRPr="1AFD5094">
        <w:rPr>
          <w:rFonts w:eastAsiaTheme="minorEastAsia"/>
          <w:sz w:val="24"/>
          <w:szCs w:val="24"/>
        </w:rPr>
        <w:t xml:space="preserve">, C. R., Chew, J. G., Bent, Z. W., Chan, C. L., </w:t>
      </w:r>
      <w:proofErr w:type="spellStart"/>
      <w:r w:rsidRPr="1AFD5094">
        <w:rPr>
          <w:rFonts w:eastAsiaTheme="minorEastAsia"/>
          <w:sz w:val="24"/>
          <w:szCs w:val="24"/>
        </w:rPr>
        <w:t>Gnanasambandapillai</w:t>
      </w:r>
      <w:proofErr w:type="spellEnd"/>
      <w:r w:rsidRPr="1AFD5094">
        <w:rPr>
          <w:rFonts w:eastAsiaTheme="minorEastAsia"/>
          <w:sz w:val="24"/>
          <w:szCs w:val="24"/>
        </w:rPr>
        <w:t xml:space="preserve">, V., </w:t>
      </w:r>
      <w:proofErr w:type="spellStart"/>
      <w:r w:rsidRPr="1AFD5094">
        <w:rPr>
          <w:rFonts w:eastAsiaTheme="minorEastAsia"/>
          <w:sz w:val="24"/>
          <w:szCs w:val="24"/>
        </w:rPr>
        <w:t>Dutertre</w:t>
      </w:r>
      <w:proofErr w:type="spellEnd"/>
      <w:r w:rsidRPr="1AFD5094">
        <w:rPr>
          <w:rFonts w:eastAsiaTheme="minorEastAsia"/>
          <w:sz w:val="24"/>
          <w:szCs w:val="24"/>
        </w:rPr>
        <w:t xml:space="preserve">, C. A., … Swarbrick, A. (2021). A single-cell and spatially resolved atlas of human breast cancers. </w:t>
      </w:r>
      <w:r w:rsidRPr="1AFD5094">
        <w:rPr>
          <w:rFonts w:eastAsiaTheme="minorEastAsia"/>
          <w:i/>
          <w:iCs/>
          <w:sz w:val="24"/>
          <w:szCs w:val="24"/>
        </w:rPr>
        <w:t>Nature genetics</w:t>
      </w:r>
      <w:r w:rsidRPr="1AFD5094">
        <w:rPr>
          <w:rFonts w:eastAsiaTheme="minorEastAsia"/>
          <w:sz w:val="24"/>
          <w:szCs w:val="24"/>
        </w:rPr>
        <w:t xml:space="preserve">, </w:t>
      </w:r>
      <w:r w:rsidRPr="1AFD5094">
        <w:rPr>
          <w:rFonts w:eastAsiaTheme="minorEastAsia"/>
          <w:i/>
          <w:iCs/>
          <w:sz w:val="24"/>
          <w:szCs w:val="24"/>
        </w:rPr>
        <w:t>53</w:t>
      </w:r>
      <w:r w:rsidRPr="1AFD5094">
        <w:rPr>
          <w:rFonts w:eastAsiaTheme="minorEastAsia"/>
          <w:sz w:val="24"/>
          <w:szCs w:val="24"/>
        </w:rPr>
        <w:t xml:space="preserve">(9), 1334–1347. </w:t>
      </w:r>
      <w:hyperlink r:id="rId30">
        <w:r w:rsidRPr="1AFD5094">
          <w:rPr>
            <w:rStyle w:val="Hyperlink"/>
            <w:rFonts w:eastAsiaTheme="minorEastAsia"/>
            <w:color w:val="auto"/>
            <w:sz w:val="24"/>
            <w:szCs w:val="24"/>
          </w:rPr>
          <w:t>https://doi.org/10.1038/s41588-021-00911-1</w:t>
        </w:r>
      </w:hyperlink>
    </w:p>
    <w:p w14:paraId="5DC54810" w14:textId="4BA4F989" w:rsidR="19ED2AA6" w:rsidRDefault="5DD4E209" w:rsidP="1AFD5094">
      <w:pPr>
        <w:pStyle w:val="ListParagraph"/>
        <w:numPr>
          <w:ilvl w:val="0"/>
          <w:numId w:val="2"/>
        </w:numPr>
        <w:rPr>
          <w:rFonts w:eastAsiaTheme="minorEastAsia"/>
          <w:sz w:val="24"/>
          <w:szCs w:val="24"/>
        </w:rPr>
      </w:pPr>
      <w:r w:rsidRPr="1AFD5094">
        <w:rPr>
          <w:rFonts w:eastAsiaTheme="minorEastAsia"/>
          <w:sz w:val="24"/>
          <w:szCs w:val="24"/>
        </w:rPr>
        <w:t xml:space="preserve">Pal, B., Chen, Y., Vaillant, F., </w:t>
      </w:r>
      <w:proofErr w:type="spellStart"/>
      <w:r w:rsidRPr="1AFD5094">
        <w:rPr>
          <w:rFonts w:eastAsiaTheme="minorEastAsia"/>
          <w:sz w:val="24"/>
          <w:szCs w:val="24"/>
        </w:rPr>
        <w:t>Capaldo</w:t>
      </w:r>
      <w:proofErr w:type="spellEnd"/>
      <w:r w:rsidRPr="1AFD5094">
        <w:rPr>
          <w:rFonts w:eastAsiaTheme="minorEastAsia"/>
          <w:sz w:val="24"/>
          <w:szCs w:val="24"/>
        </w:rPr>
        <w:t xml:space="preserve">, B. D., Joyce, R., Song, X., Bryant, V. L., </w:t>
      </w:r>
      <w:proofErr w:type="spellStart"/>
      <w:r w:rsidRPr="1AFD5094">
        <w:rPr>
          <w:rFonts w:eastAsiaTheme="minorEastAsia"/>
          <w:sz w:val="24"/>
          <w:szCs w:val="24"/>
        </w:rPr>
        <w:t>Penington</w:t>
      </w:r>
      <w:proofErr w:type="spellEnd"/>
      <w:r w:rsidRPr="1AFD5094">
        <w:rPr>
          <w:rFonts w:eastAsiaTheme="minorEastAsia"/>
          <w:sz w:val="24"/>
          <w:szCs w:val="24"/>
        </w:rPr>
        <w:t xml:space="preserve">, J. S., Di Stefano, L., </w:t>
      </w:r>
      <w:proofErr w:type="spellStart"/>
      <w:r w:rsidRPr="1AFD5094">
        <w:rPr>
          <w:rFonts w:eastAsiaTheme="minorEastAsia"/>
          <w:sz w:val="24"/>
          <w:szCs w:val="24"/>
        </w:rPr>
        <w:t>Tubau</w:t>
      </w:r>
      <w:proofErr w:type="spellEnd"/>
      <w:r w:rsidRPr="1AFD5094">
        <w:rPr>
          <w:rFonts w:eastAsiaTheme="minorEastAsia"/>
          <w:sz w:val="24"/>
          <w:szCs w:val="24"/>
        </w:rPr>
        <w:t xml:space="preserve"> Ribera, N., Wilcox, S., Mann, G. B., </w:t>
      </w:r>
      <w:proofErr w:type="spellStart"/>
      <w:r w:rsidRPr="1AFD5094">
        <w:rPr>
          <w:rFonts w:eastAsiaTheme="minorEastAsia"/>
          <w:sz w:val="24"/>
          <w:szCs w:val="24"/>
        </w:rPr>
        <w:t>kConFab</w:t>
      </w:r>
      <w:proofErr w:type="spellEnd"/>
      <w:r w:rsidRPr="1AFD5094">
        <w:rPr>
          <w:rFonts w:eastAsiaTheme="minorEastAsia"/>
          <w:sz w:val="24"/>
          <w:szCs w:val="24"/>
        </w:rPr>
        <w:t xml:space="preserve">, Papenfuss, A. T., Lindeman, G. J., Smyth, G. K., &amp; </w:t>
      </w:r>
      <w:proofErr w:type="spellStart"/>
      <w:r w:rsidRPr="1AFD5094">
        <w:rPr>
          <w:rFonts w:eastAsiaTheme="minorEastAsia"/>
          <w:sz w:val="24"/>
          <w:szCs w:val="24"/>
        </w:rPr>
        <w:t>Visvader</w:t>
      </w:r>
      <w:proofErr w:type="spellEnd"/>
      <w:r w:rsidRPr="1AFD5094">
        <w:rPr>
          <w:rFonts w:eastAsiaTheme="minorEastAsia"/>
          <w:sz w:val="24"/>
          <w:szCs w:val="24"/>
        </w:rPr>
        <w:t xml:space="preserve">, J. E. (2021). A single-cell RNA expression atlas of normal, preneoplastic and tumorigenic states in the human breast. </w:t>
      </w:r>
      <w:r w:rsidRPr="1AFD5094">
        <w:rPr>
          <w:rFonts w:eastAsiaTheme="minorEastAsia"/>
          <w:i/>
          <w:iCs/>
          <w:sz w:val="24"/>
          <w:szCs w:val="24"/>
        </w:rPr>
        <w:t>The EMBO journal</w:t>
      </w:r>
      <w:r w:rsidRPr="1AFD5094">
        <w:rPr>
          <w:rFonts w:eastAsiaTheme="minorEastAsia"/>
          <w:sz w:val="24"/>
          <w:szCs w:val="24"/>
        </w:rPr>
        <w:t xml:space="preserve">, </w:t>
      </w:r>
      <w:r w:rsidRPr="1AFD5094">
        <w:rPr>
          <w:rFonts w:eastAsiaTheme="minorEastAsia"/>
          <w:i/>
          <w:iCs/>
          <w:sz w:val="24"/>
          <w:szCs w:val="24"/>
        </w:rPr>
        <w:t>40</w:t>
      </w:r>
      <w:r w:rsidRPr="1AFD5094">
        <w:rPr>
          <w:rFonts w:eastAsiaTheme="minorEastAsia"/>
          <w:sz w:val="24"/>
          <w:szCs w:val="24"/>
        </w:rPr>
        <w:t>(11), e107333. https://doi.org/10.15252/embj.2020107333</w:t>
      </w:r>
    </w:p>
    <w:sectPr w:rsidR="19ED2AA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eem Abu-Shamma" w:date="2023-04-14T13:53:00Z" w:initials="RA">
    <w:p w14:paraId="6F2EC5E4" w14:textId="7A28EE63" w:rsidR="37906620" w:rsidRDefault="37906620">
      <w:r>
        <w:t>move out of abstract?</w:t>
      </w:r>
      <w:r>
        <w:annotationRef/>
      </w:r>
      <w:r>
        <w:annotationRef/>
      </w:r>
    </w:p>
  </w:comment>
  <w:comment w:id="1" w:author="Yves Greatti" w:date="2023-04-17T13:06:00Z" w:initials="YG">
    <w:p w14:paraId="24CBF7E5" w14:textId="65B3F91F" w:rsidR="1AFD5094" w:rsidRDefault="1AFD5094">
      <w:r>
        <w:t xml:space="preserve">I am ok to do it but I see the abstract as a summary. </w:t>
      </w:r>
      <w:r>
        <w:annotationRef/>
      </w:r>
    </w:p>
  </w:comment>
  <w:comment w:id="2" w:author="Reem Abu-Shamma" w:date="2023-04-14T13:56:00Z" w:initials="RA">
    <w:p w14:paraId="704BAF58" w14:textId="7B1E6E55" w:rsidR="37906620" w:rsidRDefault="37906620">
      <w:r>
        <w:t>expand in discussion?</w:t>
      </w:r>
      <w:r>
        <w:annotationRef/>
      </w:r>
    </w:p>
  </w:comment>
  <w:comment w:id="3" w:author="Yves Greatti" w:date="2023-04-17T13:05:00Z" w:initials="YG">
    <w:p w14:paraId="0FE9F37B" w14:textId="3ACF1C5D" w:rsidR="1AFD5094" w:rsidRDefault="1AFD5094">
      <w:r>
        <w:t>yes sure</w:t>
      </w:r>
      <w:r>
        <w:annotationRef/>
      </w:r>
    </w:p>
  </w:comment>
  <w:comment w:id="4" w:author="Yves Greatti" w:date="2023-04-17T14:37:00Z" w:initials="YG">
    <w:p w14:paraId="6874B6E1" w14:textId="6D51982B" w:rsidR="1AFD5094" w:rsidRDefault="1AFD5094">
      <w:r>
        <w:t>Are you going to do it?</w:t>
      </w:r>
      <w:r>
        <w:annotationRef/>
      </w:r>
    </w:p>
  </w:comment>
  <w:comment w:id="5" w:author="Reem Abu-Shamma" w:date="2023-04-17T16:34:00Z" w:initials="RA">
    <w:p w14:paraId="47934090" w14:textId="722F708C" w:rsidR="1AFD5094" w:rsidRDefault="1AFD5094">
      <w:r>
        <w:t xml:space="preserve">yes. Some of these comments are reminders to myself </w:t>
      </w:r>
      <w:r>
        <w:annotationRef/>
      </w:r>
    </w:p>
  </w:comment>
  <w:comment w:id="6" w:author="Reem Abu-Shamma" w:date="2023-04-15T14:07:00Z" w:initials="RA">
    <w:p w14:paraId="74919576" w14:textId="502870B4" w:rsidR="39DAD874" w:rsidRDefault="39DAD874">
      <w:r>
        <w:t>we can omit this</w:t>
      </w:r>
      <w:r>
        <w:annotationRef/>
      </w:r>
      <w:r>
        <w:annotationRef/>
      </w:r>
    </w:p>
  </w:comment>
  <w:comment w:id="7" w:author="Yves Greatti" w:date="2023-04-17T13:04:00Z" w:initials="YG">
    <w:p w14:paraId="6F534B0B" w14:textId="3DB43FBB" w:rsidR="1AFD5094" w:rsidRDefault="1AFD5094">
      <w:r>
        <w:t>Eleanor mentioned something similar in her report</w:t>
      </w:r>
      <w:r>
        <w:annotationRef/>
      </w:r>
    </w:p>
  </w:comment>
  <w:comment w:id="8" w:author="Reem Abu-Shamma" w:date="2023-04-15T14:12:00Z" w:initials="RA">
    <w:p w14:paraId="3F8B1A51" w14:textId="208596EF" w:rsidR="39DAD874" w:rsidRDefault="39DAD874">
      <w:r>
        <w:t>what do we mean by '</w:t>
      </w:r>
      <w:proofErr w:type="spellStart"/>
      <w:r>
        <w:t>unstranded</w:t>
      </w:r>
      <w:proofErr w:type="spellEnd"/>
      <w:r>
        <w:t>' here?</w:t>
      </w:r>
      <w:r>
        <w:annotationRef/>
      </w:r>
      <w:r>
        <w:annotationRef/>
      </w:r>
    </w:p>
    <w:p w14:paraId="68261C3A" w14:textId="44EB0219" w:rsidR="39DAD874" w:rsidRDefault="39DAD874"/>
  </w:comment>
  <w:comment w:id="9" w:author="Yves Greatti" w:date="2023-04-17T13:08:00Z" w:initials="YG">
    <w:p w14:paraId="782DD792" w14:textId="55476B43" w:rsidR="1AFD5094" w:rsidRDefault="1AFD5094">
      <w:r>
        <w:t xml:space="preserve">When you download the </w:t>
      </w:r>
      <w:proofErr w:type="gramStart"/>
      <w:r>
        <w:t>data</w:t>
      </w:r>
      <w:proofErr w:type="gramEnd"/>
      <w:r>
        <w:t xml:space="preserve"> you have different choices. The other choices are TPM normalized and we don't need them since </w:t>
      </w:r>
      <w:proofErr w:type="spellStart"/>
      <w:r>
        <w:t>MUSic</w:t>
      </w:r>
      <w:proofErr w:type="spellEnd"/>
      <w:r>
        <w:t xml:space="preserve"> does its own normalization. </w:t>
      </w:r>
      <w:proofErr w:type="gramStart"/>
      <w:r>
        <w:t>Also</w:t>
      </w:r>
      <w:proofErr w:type="gramEnd"/>
      <w:r>
        <w:t xml:space="preserve"> Eleanor recommended to use this version of the raw counts.</w:t>
      </w:r>
      <w:r>
        <w:annotationRef/>
      </w:r>
    </w:p>
  </w:comment>
  <w:comment w:id="10" w:author="Reem Abu-Shamma" w:date="2023-04-15T14:18:00Z" w:initials="RA">
    <w:p w14:paraId="348CC80C" w14:textId="79100C94" w:rsidR="39DAD874" w:rsidRDefault="39DAD874">
      <w:r>
        <w:t>when finalizing, let's put these screenshots into a table</w:t>
      </w:r>
      <w:r>
        <w:annotationRef/>
      </w:r>
      <w:r>
        <w:annotationRef/>
      </w:r>
    </w:p>
  </w:comment>
  <w:comment w:id="11" w:author="Yves Greatti" w:date="2023-04-17T13:08:00Z" w:initials="YG">
    <w:p w14:paraId="646F0D0E" w14:textId="792C513B" w:rsidR="1AFD5094" w:rsidRDefault="1AFD5094">
      <w:proofErr w:type="gramStart"/>
      <w:r>
        <w:t>yes</w:t>
      </w:r>
      <w:proofErr w:type="gramEnd"/>
      <w:r>
        <w:t xml:space="preserve"> I am going to do it</w:t>
      </w:r>
      <w:r>
        <w:annotationRef/>
      </w:r>
    </w:p>
  </w:comment>
  <w:comment w:id="12" w:author="Reem Abu-Shamma" w:date="2023-04-17T16:36:00Z" w:initials="RA">
    <w:p w14:paraId="78F06233" w14:textId="5EC1AA04" w:rsidR="1AFD5094" w:rsidRDefault="1AFD5094">
      <w:r>
        <w:t xml:space="preserve">Thank </w:t>
      </w:r>
      <w:proofErr w:type="gramStart"/>
      <w:r>
        <w:t>you !</w:t>
      </w:r>
      <w:proofErr w:type="gramEnd"/>
      <w:r>
        <w:t xml:space="preserve"> Looks great</w:t>
      </w:r>
      <w:r>
        <w:annotationRef/>
      </w:r>
    </w:p>
    <w:p w14:paraId="27D81140" w14:textId="168AAFDF" w:rsidR="1AFD5094" w:rsidRDefault="1AFD5094"/>
  </w:comment>
  <w:comment w:id="13" w:author="Reem Abu-Shamma" w:date="2023-04-15T14:58:00Z" w:initials="RA">
    <w:p w14:paraId="0F03DFC9" w14:textId="68FD0F1D" w:rsidR="39DAD874" w:rsidRDefault="39DAD874">
      <w:r>
        <w:t>is this information necessary/relevant to our downstream analysis? If not, we can leave out</w:t>
      </w:r>
      <w:r>
        <w:annotationRef/>
      </w:r>
    </w:p>
  </w:comment>
  <w:comment w:id="14" w:author="Yves Greatti" w:date="2023-04-17T15:07:00Z" w:initials="YG">
    <w:p w14:paraId="4D890D84" w14:textId="46850930" w:rsidR="1AFD5094" w:rsidRDefault="1AFD5094">
      <w:proofErr w:type="gramStart"/>
      <w:r>
        <w:t>yes</w:t>
      </w:r>
      <w:proofErr w:type="gramEnd"/>
      <w:r>
        <w:t xml:space="preserve"> the definition of the cohorts are important. Eleanor for ex. added "The TCGA-obtained methylation beta values were from the Illumina Human Methylation 450 array. Differences in global methylation were assessed with a Wilcoxon rank-sum test. " and "clinical data for the Glioblastoma Multiforme (a brain cancer) and Acute Myeloid Leukemia cancer subsets. Enhancer regions were downloaded from the FANTOM5 database for the associated organs: brain and blood (Andersson et al., 2014). "</w:t>
      </w:r>
      <w:r>
        <w:annotationRef/>
      </w:r>
    </w:p>
    <w:p w14:paraId="6673B2F9" w14:textId="58C32505" w:rsidR="1AFD5094" w:rsidRDefault="1AFD5094"/>
  </w:comment>
  <w:comment w:id="15" w:author="Reem Abu-Shamma" w:date="2023-04-17T16:41:00Z" w:initials="RA">
    <w:p w14:paraId="799D3B86" w14:textId="19E81F84" w:rsidR="1AFD5094" w:rsidRDefault="1AFD5094">
      <w:r>
        <w:t>I can see how:  ' They also identified that the LAM1 gene signature is strongly correlated with poor patient survival in large patient datasets, emphasizing the crucial role of these cells in the development and progression of breast cancer' ... describes the cohort, but I am not sure what the relevance of this part is:   'The study also found that macrophages with high expression of fatty acid metabolic genes FABP5 (LAM1), as well as macrophages that clustered around high levels of CXC chemokines 10 (CXCL10-hi) are key sources of immunosuppressive molecules within the human breast TME. Spatial analysis revealed the proximity of these macrophages to lymphocytes expressing programmed cell death 1 protein (PD-1+ lymphocytes)</w:t>
      </w:r>
      <w:proofErr w:type="gramStart"/>
      <w:r>
        <w:t>' .</w:t>
      </w:r>
      <w:proofErr w:type="gramEnd"/>
      <w:r>
        <w:t xml:space="preserve">  We can keep it for now but consider removing extraneous info when we revise the final version. </w:t>
      </w:r>
      <w:r>
        <w:annotationRef/>
      </w:r>
    </w:p>
  </w:comment>
  <w:comment w:id="16" w:author="Reem Abu-Shamma" w:date="2023-04-15T15:13:00Z" w:initials="RA">
    <w:p w14:paraId="485C4F5E" w14:textId="0CDF11AD" w:rsidR="39DAD874" w:rsidRDefault="39DAD874">
      <w:r>
        <w:t xml:space="preserve">what do we mean by 'population samples' here? A population of cells? so like bulk RNA seq? from what I can find online, it seems like the input for this </w:t>
      </w:r>
      <w:proofErr w:type="gramStart"/>
      <w:r>
        <w:t>package  is</w:t>
      </w:r>
      <w:proofErr w:type="gramEnd"/>
      <w:r>
        <w:t xml:space="preserve"> -omics data</w:t>
      </w:r>
      <w:r>
        <w:annotationRef/>
      </w:r>
      <w:r>
        <w:annotationRef/>
      </w:r>
    </w:p>
  </w:comment>
  <w:comment w:id="17" w:author="Yves Greatti" w:date="2023-04-17T15:22:00Z" w:initials="YG">
    <w:p w14:paraId="51DFB192" w14:textId="1DD83D15" w:rsidR="1AFD5094" w:rsidRDefault="1AFD5094">
      <w:r>
        <w:t xml:space="preserve">Bulk RNA gives gene raw counts for individuals compared to raw counts by cell. These tools </w:t>
      </w:r>
      <w:proofErr w:type="gramStart"/>
      <w:r>
        <w:t>work  at</w:t>
      </w:r>
      <w:proofErr w:type="gramEnd"/>
      <w:r>
        <w:t xml:space="preserve"> individual level. They expect a matrix in x-axis genes and in y-axis sample Ids.</w:t>
      </w:r>
      <w:r>
        <w:annotationRef/>
      </w:r>
    </w:p>
  </w:comment>
  <w:comment w:id="18" w:author="Reem Abu-Shamma" w:date="2023-04-15T15:30:00Z" w:initials="RA">
    <w:p w14:paraId="0C26BB38" w14:textId="245C2E14" w:rsidR="39DAD874" w:rsidRDefault="39DAD874">
      <w:r>
        <w:t xml:space="preserve">Can you confirm that this is what you actually did? If it is correct, please accept my suggestions. I am not entirely sure what the difference is between the 'TCGA BRCA cohort normal patients' and 'normal TCGA patients' you were referring to so wanted to add some extra phrases to clarify. </w:t>
      </w:r>
      <w:r>
        <w:annotationRef/>
      </w:r>
    </w:p>
  </w:comment>
  <w:comment w:id="19" w:author="Yves Greatti" w:date="2023-04-17T17:00:00Z" w:initials="YG">
    <w:p w14:paraId="3C298719" w14:textId="380BB289" w:rsidR="1AFD5094" w:rsidRDefault="1AFD5094">
      <w:r>
        <w:t xml:space="preserve">To compare apple to apple to deconvolve TCGA normal bulk RNA I used normal people in GSE1611529. </w:t>
      </w:r>
      <w:proofErr w:type="gramStart"/>
      <w:r>
        <w:t>So</w:t>
      </w:r>
      <w:proofErr w:type="gramEnd"/>
      <w:r>
        <w:t xml:space="preserve"> what I am trying to explain is the proportion of cells remain the cell in TCGA normal cohort.</w:t>
      </w:r>
      <w:r>
        <w:annotationRef/>
      </w:r>
    </w:p>
  </w:comment>
  <w:comment w:id="20" w:author="Yves Greatti" w:date="2023-04-17T17:01:00Z" w:initials="YG">
    <w:p w14:paraId="7D1539F3" w14:textId="43A30F5B" w:rsidR="1AFD5094" w:rsidRDefault="1AFD5094">
      <w:r>
        <w:t xml:space="preserve">So as you are detailing, the deconvolution approach is consistent </w:t>
      </w:r>
      <w:proofErr w:type="gramStart"/>
      <w:r>
        <w:t>and  valid</w:t>
      </w:r>
      <w:proofErr w:type="gramEnd"/>
      <w:r>
        <w:t>.</w:t>
      </w:r>
      <w:r>
        <w:annotationRef/>
      </w:r>
    </w:p>
  </w:comment>
  <w:comment w:id="21" w:author="Yves Greatti" w:date="2023-04-17T17:03:00Z" w:initials="YG">
    <w:p w14:paraId="4304825B" w14:textId="6A0C18CD" w:rsidR="1AFD5094" w:rsidRDefault="1AFD5094">
      <w:r>
        <w:t>Could you keep the final version? I have a hard time to read what you are explaining.</w:t>
      </w:r>
      <w:r>
        <w:annotationRef/>
      </w:r>
    </w:p>
  </w:comment>
  <w:comment w:id="22" w:author="Yves Greatti" w:date="2023-04-17T17:07:00Z" w:initials="YG">
    <w:p w14:paraId="68C8C398" w14:textId="08D79920" w:rsidR="1AFD5094" w:rsidRDefault="1AFD5094">
      <w:r>
        <w:t>remember I used only the cells from one patient to deconvolve the whole TCGA cohort.</w:t>
      </w:r>
      <w:r>
        <w:annotationRef/>
      </w:r>
    </w:p>
  </w:comment>
  <w:comment w:id="58" w:author="Reem Abu-Shamma" w:date="2023-04-15T15:50:00Z" w:initials="RA">
    <w:p w14:paraId="12ADA006" w14:textId="1493D4D5" w:rsidR="1AFD5094" w:rsidRDefault="1AFD5094">
      <w:r>
        <w:t xml:space="preserve"> confirm</w:t>
      </w:r>
      <w:r>
        <w:annotationRef/>
      </w:r>
    </w:p>
  </w:comment>
  <w:comment w:id="61" w:author="Reem Abu-Shamma" w:date="2023-04-15T16:12:00Z" w:initials="RA">
    <w:p w14:paraId="383E4FE9" w14:textId="77777777" w:rsidR="00772F66" w:rsidRDefault="00772F66" w:rsidP="00772F66">
      <w:r>
        <w:t xml:space="preserve">why did we exclude macrophages too? Aren't they immune cells? </w:t>
      </w:r>
      <w:r>
        <w:annotationRef/>
      </w:r>
    </w:p>
  </w:comment>
  <w:comment w:id="62" w:author="Yves Greatti" w:date="2023-04-17T17:14:00Z" w:initials="YG">
    <w:p w14:paraId="498C7B88" w14:textId="77777777" w:rsidR="00772F66" w:rsidRDefault="00772F66" w:rsidP="00772F66">
      <w:r>
        <w:t>They were omnipresent when including them, they were over -represented, it's all about ratios. To get an understanding of the other cells, I had to filter them out</w:t>
      </w:r>
      <w:r>
        <w:annotationRef/>
      </w:r>
    </w:p>
  </w:comment>
  <w:comment w:id="63" w:author="Reem Abu-Shamma" w:date="2023-04-15T15:50:00Z" w:initials="RA">
    <w:p w14:paraId="4091C788" w14:textId="77777777" w:rsidR="00FA5016" w:rsidRDefault="00FA5016" w:rsidP="00FA5016">
      <w:r>
        <w:t xml:space="preserve"> confirm</w:t>
      </w:r>
      <w:r>
        <w:annotationRef/>
      </w:r>
    </w:p>
  </w:comment>
  <w:comment w:id="64" w:author="Reem Abu-Shamma" w:date="2023-04-15T15:50:00Z" w:initials="RA">
    <w:p w14:paraId="1141B9FB" w14:textId="77777777" w:rsidR="00FA5016" w:rsidRDefault="00FA5016" w:rsidP="00FA5016">
      <w:r>
        <w:t xml:space="preserve"> confirm</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F2EC5E4" w15:done="1"/>
  <w15:commentEx w15:paraId="24CBF7E5" w15:paraIdParent="6F2EC5E4" w15:done="1"/>
  <w15:commentEx w15:paraId="704BAF58" w15:done="0"/>
  <w15:commentEx w15:paraId="0FE9F37B" w15:paraIdParent="704BAF58" w15:done="0"/>
  <w15:commentEx w15:paraId="6874B6E1" w15:paraIdParent="704BAF58" w15:done="0"/>
  <w15:commentEx w15:paraId="47934090" w15:paraIdParent="704BAF58" w15:done="0"/>
  <w15:commentEx w15:paraId="74919576" w15:done="1"/>
  <w15:commentEx w15:paraId="6F534B0B" w15:paraIdParent="74919576" w15:done="1"/>
  <w15:commentEx w15:paraId="68261C3A" w15:done="1"/>
  <w15:commentEx w15:paraId="782DD792" w15:paraIdParent="68261C3A" w15:done="1"/>
  <w15:commentEx w15:paraId="348CC80C" w15:done="1"/>
  <w15:commentEx w15:paraId="646F0D0E" w15:paraIdParent="348CC80C" w15:done="1"/>
  <w15:commentEx w15:paraId="27D81140" w15:paraIdParent="348CC80C" w15:done="1"/>
  <w15:commentEx w15:paraId="0F03DFC9" w15:done="0"/>
  <w15:commentEx w15:paraId="6673B2F9" w15:paraIdParent="0F03DFC9" w15:done="0"/>
  <w15:commentEx w15:paraId="799D3B86" w15:paraIdParent="0F03DFC9" w15:done="0"/>
  <w15:commentEx w15:paraId="485C4F5E" w15:done="1"/>
  <w15:commentEx w15:paraId="51DFB192" w15:paraIdParent="485C4F5E" w15:done="1"/>
  <w15:commentEx w15:paraId="0C26BB38" w15:done="0"/>
  <w15:commentEx w15:paraId="3C298719" w15:paraIdParent="0C26BB38" w15:done="0"/>
  <w15:commentEx w15:paraId="7D1539F3" w15:paraIdParent="0C26BB38" w15:done="0"/>
  <w15:commentEx w15:paraId="4304825B" w15:paraIdParent="0C26BB38" w15:done="0"/>
  <w15:commentEx w15:paraId="68C8C398" w15:paraIdParent="0C26BB38" w15:done="0"/>
  <w15:commentEx w15:paraId="12ADA006" w15:done="0"/>
  <w15:commentEx w15:paraId="383E4FE9" w15:done="0"/>
  <w15:commentEx w15:paraId="498C7B88" w15:paraIdParent="383E4FE9" w15:done="0"/>
  <w15:commentEx w15:paraId="4091C788" w15:done="0"/>
  <w15:commentEx w15:paraId="1141B9F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E2AF9B2" w16cex:dateUtc="2023-04-14T17:53:00Z"/>
  <w16cex:commentExtensible w16cex:durableId="4EBFCEBE" w16cex:dateUtc="2023-04-17T17:06:00Z"/>
  <w16cex:commentExtensible w16cex:durableId="218F815F" w16cex:dateUtc="2023-04-14T17:56:00Z"/>
  <w16cex:commentExtensible w16cex:durableId="1B7D0918" w16cex:dateUtc="2023-04-17T17:05:00Z"/>
  <w16cex:commentExtensible w16cex:durableId="10BCE1D3" w16cex:dateUtc="2023-04-17T18:37:00Z"/>
  <w16cex:commentExtensible w16cex:durableId="73BF6C4D" w16cex:dateUtc="2023-04-17T20:34:00Z"/>
  <w16cex:commentExtensible w16cex:durableId="7D6BDB8F" w16cex:dateUtc="2023-04-15T18:07:00Z"/>
  <w16cex:commentExtensible w16cex:durableId="0F86891C" w16cex:dateUtc="2023-04-17T17:04:00Z"/>
  <w16cex:commentExtensible w16cex:durableId="4ACB3A9F" w16cex:dateUtc="2023-04-15T18:12:00Z"/>
  <w16cex:commentExtensible w16cex:durableId="0CD97071" w16cex:dateUtc="2023-04-17T17:08:00Z"/>
  <w16cex:commentExtensible w16cex:durableId="2AC83937" w16cex:dateUtc="2023-04-15T18:18:00Z"/>
  <w16cex:commentExtensible w16cex:durableId="009B521F" w16cex:dateUtc="2023-04-17T17:08:00Z"/>
  <w16cex:commentExtensible w16cex:durableId="409A8D7C" w16cex:dateUtc="2023-04-17T20:36:00Z"/>
  <w16cex:commentExtensible w16cex:durableId="696D4BFA" w16cex:dateUtc="2023-04-15T18:58:00Z"/>
  <w16cex:commentExtensible w16cex:durableId="48522A7A" w16cex:dateUtc="2023-04-17T19:07:00Z"/>
  <w16cex:commentExtensible w16cex:durableId="38053ADF" w16cex:dateUtc="2023-04-17T20:41:00Z"/>
  <w16cex:commentExtensible w16cex:durableId="24846863" w16cex:dateUtc="2023-04-15T19:13:00Z"/>
  <w16cex:commentExtensible w16cex:durableId="466ED4E6" w16cex:dateUtc="2023-04-17T19:22:00Z"/>
  <w16cex:commentExtensible w16cex:durableId="2269474C" w16cex:dateUtc="2023-04-15T19:30:00Z"/>
  <w16cex:commentExtensible w16cex:durableId="408EB3AD" w16cex:dateUtc="2023-04-17T21:00:00Z"/>
  <w16cex:commentExtensible w16cex:durableId="21342369" w16cex:dateUtc="2023-04-17T21:01:00Z"/>
  <w16cex:commentExtensible w16cex:durableId="32B5D24A" w16cex:dateUtc="2023-04-17T21:03:00Z"/>
  <w16cex:commentExtensible w16cex:durableId="6FFDBE01" w16cex:dateUtc="2023-04-17T21:07:00Z"/>
  <w16cex:commentExtensible w16cex:durableId="6C1355FB" w16cex:dateUtc="2023-04-15T19:50:00Z"/>
  <w16cex:commentExtensible w16cex:durableId="5A3C1D30" w16cex:dateUtc="2023-04-15T20:12:00Z"/>
  <w16cex:commentExtensible w16cex:durableId="5C909573" w16cex:dateUtc="2023-04-17T21:14:00Z"/>
  <w16cex:commentExtensible w16cex:durableId="27E80363" w16cex:dateUtc="2023-04-15T19:50:00Z"/>
  <w16cex:commentExtensible w16cex:durableId="27E803A8" w16cex:dateUtc="2023-04-15T19: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F2EC5E4" w16cid:durableId="5E2AF9B2"/>
  <w16cid:commentId w16cid:paraId="24CBF7E5" w16cid:durableId="4EBFCEBE"/>
  <w16cid:commentId w16cid:paraId="704BAF58" w16cid:durableId="218F815F"/>
  <w16cid:commentId w16cid:paraId="0FE9F37B" w16cid:durableId="1B7D0918"/>
  <w16cid:commentId w16cid:paraId="6874B6E1" w16cid:durableId="10BCE1D3"/>
  <w16cid:commentId w16cid:paraId="47934090" w16cid:durableId="73BF6C4D"/>
  <w16cid:commentId w16cid:paraId="74919576" w16cid:durableId="7D6BDB8F"/>
  <w16cid:commentId w16cid:paraId="6F534B0B" w16cid:durableId="0F86891C"/>
  <w16cid:commentId w16cid:paraId="68261C3A" w16cid:durableId="4ACB3A9F"/>
  <w16cid:commentId w16cid:paraId="782DD792" w16cid:durableId="0CD97071"/>
  <w16cid:commentId w16cid:paraId="348CC80C" w16cid:durableId="2AC83937"/>
  <w16cid:commentId w16cid:paraId="646F0D0E" w16cid:durableId="009B521F"/>
  <w16cid:commentId w16cid:paraId="27D81140" w16cid:durableId="409A8D7C"/>
  <w16cid:commentId w16cid:paraId="0F03DFC9" w16cid:durableId="696D4BFA"/>
  <w16cid:commentId w16cid:paraId="6673B2F9" w16cid:durableId="48522A7A"/>
  <w16cid:commentId w16cid:paraId="799D3B86" w16cid:durableId="38053ADF"/>
  <w16cid:commentId w16cid:paraId="485C4F5E" w16cid:durableId="24846863"/>
  <w16cid:commentId w16cid:paraId="51DFB192" w16cid:durableId="466ED4E6"/>
  <w16cid:commentId w16cid:paraId="0C26BB38" w16cid:durableId="2269474C"/>
  <w16cid:commentId w16cid:paraId="3C298719" w16cid:durableId="408EB3AD"/>
  <w16cid:commentId w16cid:paraId="7D1539F3" w16cid:durableId="21342369"/>
  <w16cid:commentId w16cid:paraId="4304825B" w16cid:durableId="32B5D24A"/>
  <w16cid:commentId w16cid:paraId="68C8C398" w16cid:durableId="6FFDBE01"/>
  <w16cid:commentId w16cid:paraId="12ADA006" w16cid:durableId="6C1355FB"/>
  <w16cid:commentId w16cid:paraId="383E4FE9" w16cid:durableId="5A3C1D30"/>
  <w16cid:commentId w16cid:paraId="498C7B88" w16cid:durableId="5C909573"/>
  <w16cid:commentId w16cid:paraId="4091C788" w16cid:durableId="27E80363"/>
  <w16cid:commentId w16cid:paraId="1141B9FB" w16cid:durableId="27E803A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F568E"/>
    <w:multiLevelType w:val="hybridMultilevel"/>
    <w:tmpl w:val="0D42DF1C"/>
    <w:lvl w:ilvl="0" w:tplc="CAD857FE">
      <w:start w:val="1"/>
      <w:numFmt w:val="decimal"/>
      <w:lvlText w:val="%1."/>
      <w:lvlJc w:val="left"/>
      <w:pPr>
        <w:ind w:left="720" w:hanging="360"/>
      </w:pPr>
    </w:lvl>
    <w:lvl w:ilvl="1" w:tplc="2B20DD7E">
      <w:start w:val="1"/>
      <w:numFmt w:val="lowerLetter"/>
      <w:lvlText w:val="%2."/>
      <w:lvlJc w:val="left"/>
      <w:pPr>
        <w:ind w:left="1440" w:hanging="360"/>
      </w:pPr>
    </w:lvl>
    <w:lvl w:ilvl="2" w:tplc="D20801B2">
      <w:start w:val="1"/>
      <w:numFmt w:val="lowerRoman"/>
      <w:lvlText w:val="%3."/>
      <w:lvlJc w:val="right"/>
      <w:pPr>
        <w:ind w:left="2160" w:hanging="180"/>
      </w:pPr>
    </w:lvl>
    <w:lvl w:ilvl="3" w:tplc="84ECEE08">
      <w:start w:val="1"/>
      <w:numFmt w:val="decimal"/>
      <w:lvlText w:val="%4."/>
      <w:lvlJc w:val="left"/>
      <w:pPr>
        <w:ind w:left="2880" w:hanging="360"/>
      </w:pPr>
    </w:lvl>
    <w:lvl w:ilvl="4" w:tplc="72F0D75A">
      <w:start w:val="1"/>
      <w:numFmt w:val="lowerLetter"/>
      <w:lvlText w:val="%5."/>
      <w:lvlJc w:val="left"/>
      <w:pPr>
        <w:ind w:left="3600" w:hanging="360"/>
      </w:pPr>
    </w:lvl>
    <w:lvl w:ilvl="5" w:tplc="29E80FA6">
      <w:start w:val="1"/>
      <w:numFmt w:val="lowerRoman"/>
      <w:lvlText w:val="%6."/>
      <w:lvlJc w:val="right"/>
      <w:pPr>
        <w:ind w:left="4320" w:hanging="180"/>
      </w:pPr>
    </w:lvl>
    <w:lvl w:ilvl="6" w:tplc="CFC654C4">
      <w:start w:val="1"/>
      <w:numFmt w:val="decimal"/>
      <w:lvlText w:val="%7."/>
      <w:lvlJc w:val="left"/>
      <w:pPr>
        <w:ind w:left="5040" w:hanging="360"/>
      </w:pPr>
    </w:lvl>
    <w:lvl w:ilvl="7" w:tplc="53F070FC">
      <w:start w:val="1"/>
      <w:numFmt w:val="lowerLetter"/>
      <w:lvlText w:val="%8."/>
      <w:lvlJc w:val="left"/>
      <w:pPr>
        <w:ind w:left="5760" w:hanging="360"/>
      </w:pPr>
    </w:lvl>
    <w:lvl w:ilvl="8" w:tplc="E2FC72F2">
      <w:start w:val="1"/>
      <w:numFmt w:val="lowerRoman"/>
      <w:lvlText w:val="%9."/>
      <w:lvlJc w:val="right"/>
      <w:pPr>
        <w:ind w:left="6480" w:hanging="180"/>
      </w:pPr>
    </w:lvl>
  </w:abstractNum>
  <w:abstractNum w:abstractNumId="1" w15:restartNumberingAfterBreak="0">
    <w:nsid w:val="179D7689"/>
    <w:multiLevelType w:val="hybridMultilevel"/>
    <w:tmpl w:val="82D6D658"/>
    <w:lvl w:ilvl="0" w:tplc="6A62ADF4">
      <w:start w:val="1"/>
      <w:numFmt w:val="bullet"/>
      <w:lvlText w:val="-"/>
      <w:lvlJc w:val="left"/>
      <w:pPr>
        <w:ind w:left="720" w:hanging="360"/>
      </w:pPr>
      <w:rPr>
        <w:rFonts w:ascii="Calibri" w:hAnsi="Calibri" w:hint="default"/>
      </w:rPr>
    </w:lvl>
    <w:lvl w:ilvl="1" w:tplc="E896848A">
      <w:start w:val="1"/>
      <w:numFmt w:val="bullet"/>
      <w:lvlText w:val="o"/>
      <w:lvlJc w:val="left"/>
      <w:pPr>
        <w:ind w:left="1440" w:hanging="360"/>
      </w:pPr>
      <w:rPr>
        <w:rFonts w:ascii="Courier New" w:hAnsi="Courier New" w:hint="default"/>
      </w:rPr>
    </w:lvl>
    <w:lvl w:ilvl="2" w:tplc="1DFE1F24">
      <w:start w:val="1"/>
      <w:numFmt w:val="bullet"/>
      <w:lvlText w:val=""/>
      <w:lvlJc w:val="left"/>
      <w:pPr>
        <w:ind w:left="2160" w:hanging="360"/>
      </w:pPr>
      <w:rPr>
        <w:rFonts w:ascii="Wingdings" w:hAnsi="Wingdings" w:hint="default"/>
      </w:rPr>
    </w:lvl>
    <w:lvl w:ilvl="3" w:tplc="10866322">
      <w:start w:val="1"/>
      <w:numFmt w:val="bullet"/>
      <w:lvlText w:val=""/>
      <w:lvlJc w:val="left"/>
      <w:pPr>
        <w:ind w:left="2880" w:hanging="360"/>
      </w:pPr>
      <w:rPr>
        <w:rFonts w:ascii="Symbol" w:hAnsi="Symbol" w:hint="default"/>
      </w:rPr>
    </w:lvl>
    <w:lvl w:ilvl="4" w:tplc="78F6DC4A">
      <w:start w:val="1"/>
      <w:numFmt w:val="bullet"/>
      <w:lvlText w:val="o"/>
      <w:lvlJc w:val="left"/>
      <w:pPr>
        <w:ind w:left="3600" w:hanging="360"/>
      </w:pPr>
      <w:rPr>
        <w:rFonts w:ascii="Courier New" w:hAnsi="Courier New" w:hint="default"/>
      </w:rPr>
    </w:lvl>
    <w:lvl w:ilvl="5" w:tplc="C156908A">
      <w:start w:val="1"/>
      <w:numFmt w:val="bullet"/>
      <w:lvlText w:val=""/>
      <w:lvlJc w:val="left"/>
      <w:pPr>
        <w:ind w:left="4320" w:hanging="360"/>
      </w:pPr>
      <w:rPr>
        <w:rFonts w:ascii="Wingdings" w:hAnsi="Wingdings" w:hint="default"/>
      </w:rPr>
    </w:lvl>
    <w:lvl w:ilvl="6" w:tplc="97087F6A">
      <w:start w:val="1"/>
      <w:numFmt w:val="bullet"/>
      <w:lvlText w:val=""/>
      <w:lvlJc w:val="left"/>
      <w:pPr>
        <w:ind w:left="5040" w:hanging="360"/>
      </w:pPr>
      <w:rPr>
        <w:rFonts w:ascii="Symbol" w:hAnsi="Symbol" w:hint="default"/>
      </w:rPr>
    </w:lvl>
    <w:lvl w:ilvl="7" w:tplc="859C461C">
      <w:start w:val="1"/>
      <w:numFmt w:val="bullet"/>
      <w:lvlText w:val="o"/>
      <w:lvlJc w:val="left"/>
      <w:pPr>
        <w:ind w:left="5760" w:hanging="360"/>
      </w:pPr>
      <w:rPr>
        <w:rFonts w:ascii="Courier New" w:hAnsi="Courier New" w:hint="default"/>
      </w:rPr>
    </w:lvl>
    <w:lvl w:ilvl="8" w:tplc="35403B10">
      <w:start w:val="1"/>
      <w:numFmt w:val="bullet"/>
      <w:lvlText w:val=""/>
      <w:lvlJc w:val="left"/>
      <w:pPr>
        <w:ind w:left="6480" w:hanging="360"/>
      </w:pPr>
      <w:rPr>
        <w:rFonts w:ascii="Wingdings" w:hAnsi="Wingdings" w:hint="default"/>
      </w:rPr>
    </w:lvl>
  </w:abstractNum>
  <w:abstractNum w:abstractNumId="2" w15:restartNumberingAfterBreak="0">
    <w:nsid w:val="17C406C0"/>
    <w:multiLevelType w:val="hybridMultilevel"/>
    <w:tmpl w:val="6E369320"/>
    <w:lvl w:ilvl="0" w:tplc="9C62FFBC">
      <w:start w:val="1"/>
      <w:numFmt w:val="bullet"/>
      <w:lvlText w:val=""/>
      <w:lvlJc w:val="left"/>
      <w:pPr>
        <w:ind w:left="360" w:hanging="360"/>
      </w:pPr>
      <w:rPr>
        <w:rFonts w:ascii="Wingdings" w:hAnsi="Wingdings" w:hint="default"/>
      </w:rPr>
    </w:lvl>
    <w:lvl w:ilvl="1" w:tplc="770ECE4E">
      <w:start w:val="1"/>
      <w:numFmt w:val="bullet"/>
      <w:lvlText w:val="o"/>
      <w:lvlJc w:val="left"/>
      <w:pPr>
        <w:ind w:left="1080" w:hanging="360"/>
      </w:pPr>
      <w:rPr>
        <w:rFonts w:ascii="Courier New" w:hAnsi="Courier New" w:hint="default"/>
      </w:rPr>
    </w:lvl>
    <w:lvl w:ilvl="2" w:tplc="3CFCDA32">
      <w:start w:val="1"/>
      <w:numFmt w:val="bullet"/>
      <w:lvlText w:val=""/>
      <w:lvlJc w:val="left"/>
      <w:pPr>
        <w:ind w:left="1800" w:hanging="360"/>
      </w:pPr>
      <w:rPr>
        <w:rFonts w:ascii="Wingdings" w:hAnsi="Wingdings" w:hint="default"/>
      </w:rPr>
    </w:lvl>
    <w:lvl w:ilvl="3" w:tplc="6C6A793C">
      <w:start w:val="1"/>
      <w:numFmt w:val="bullet"/>
      <w:lvlText w:val=""/>
      <w:lvlJc w:val="left"/>
      <w:pPr>
        <w:ind w:left="2520" w:hanging="360"/>
      </w:pPr>
      <w:rPr>
        <w:rFonts w:ascii="Symbol" w:hAnsi="Symbol" w:hint="default"/>
      </w:rPr>
    </w:lvl>
    <w:lvl w:ilvl="4" w:tplc="56CC5BB0">
      <w:start w:val="1"/>
      <w:numFmt w:val="bullet"/>
      <w:lvlText w:val="o"/>
      <w:lvlJc w:val="left"/>
      <w:pPr>
        <w:ind w:left="3240" w:hanging="360"/>
      </w:pPr>
      <w:rPr>
        <w:rFonts w:ascii="Courier New" w:hAnsi="Courier New" w:hint="default"/>
      </w:rPr>
    </w:lvl>
    <w:lvl w:ilvl="5" w:tplc="F8D8151E">
      <w:start w:val="1"/>
      <w:numFmt w:val="bullet"/>
      <w:lvlText w:val=""/>
      <w:lvlJc w:val="left"/>
      <w:pPr>
        <w:ind w:left="3960" w:hanging="360"/>
      </w:pPr>
      <w:rPr>
        <w:rFonts w:ascii="Wingdings" w:hAnsi="Wingdings" w:hint="default"/>
      </w:rPr>
    </w:lvl>
    <w:lvl w:ilvl="6" w:tplc="99D4F538">
      <w:start w:val="1"/>
      <w:numFmt w:val="bullet"/>
      <w:lvlText w:val=""/>
      <w:lvlJc w:val="left"/>
      <w:pPr>
        <w:ind w:left="4680" w:hanging="360"/>
      </w:pPr>
      <w:rPr>
        <w:rFonts w:ascii="Symbol" w:hAnsi="Symbol" w:hint="default"/>
      </w:rPr>
    </w:lvl>
    <w:lvl w:ilvl="7" w:tplc="FB1C2F32">
      <w:start w:val="1"/>
      <w:numFmt w:val="bullet"/>
      <w:lvlText w:val="o"/>
      <w:lvlJc w:val="left"/>
      <w:pPr>
        <w:ind w:left="5400" w:hanging="360"/>
      </w:pPr>
      <w:rPr>
        <w:rFonts w:ascii="Courier New" w:hAnsi="Courier New" w:hint="default"/>
      </w:rPr>
    </w:lvl>
    <w:lvl w:ilvl="8" w:tplc="1E2E1064">
      <w:start w:val="1"/>
      <w:numFmt w:val="bullet"/>
      <w:lvlText w:val=""/>
      <w:lvlJc w:val="left"/>
      <w:pPr>
        <w:ind w:left="6120" w:hanging="360"/>
      </w:pPr>
      <w:rPr>
        <w:rFonts w:ascii="Wingdings" w:hAnsi="Wingdings" w:hint="default"/>
      </w:rPr>
    </w:lvl>
  </w:abstractNum>
  <w:abstractNum w:abstractNumId="3" w15:restartNumberingAfterBreak="0">
    <w:nsid w:val="4DC1F723"/>
    <w:multiLevelType w:val="hybridMultilevel"/>
    <w:tmpl w:val="C78487AC"/>
    <w:lvl w:ilvl="0" w:tplc="702260EA">
      <w:start w:val="1"/>
      <w:numFmt w:val="bullet"/>
      <w:lvlText w:val=""/>
      <w:lvlJc w:val="left"/>
      <w:pPr>
        <w:ind w:left="360" w:hanging="360"/>
      </w:pPr>
      <w:rPr>
        <w:rFonts w:ascii="Symbol" w:hAnsi="Symbol" w:hint="default"/>
      </w:rPr>
    </w:lvl>
    <w:lvl w:ilvl="1" w:tplc="7DB02ADC">
      <w:start w:val="1"/>
      <w:numFmt w:val="bullet"/>
      <w:lvlText w:val="o"/>
      <w:lvlJc w:val="left"/>
      <w:pPr>
        <w:ind w:left="1080" w:hanging="360"/>
      </w:pPr>
      <w:rPr>
        <w:rFonts w:ascii="Courier New" w:hAnsi="Courier New" w:hint="default"/>
      </w:rPr>
    </w:lvl>
    <w:lvl w:ilvl="2" w:tplc="B4D4C552">
      <w:start w:val="1"/>
      <w:numFmt w:val="bullet"/>
      <w:lvlText w:val=""/>
      <w:lvlJc w:val="left"/>
      <w:pPr>
        <w:ind w:left="1800" w:hanging="360"/>
      </w:pPr>
      <w:rPr>
        <w:rFonts w:ascii="Wingdings" w:hAnsi="Wingdings" w:hint="default"/>
      </w:rPr>
    </w:lvl>
    <w:lvl w:ilvl="3" w:tplc="5B88D39C">
      <w:start w:val="1"/>
      <w:numFmt w:val="bullet"/>
      <w:lvlText w:val=""/>
      <w:lvlJc w:val="left"/>
      <w:pPr>
        <w:ind w:left="2520" w:hanging="360"/>
      </w:pPr>
      <w:rPr>
        <w:rFonts w:ascii="Symbol" w:hAnsi="Symbol" w:hint="default"/>
      </w:rPr>
    </w:lvl>
    <w:lvl w:ilvl="4" w:tplc="BF56E7EA">
      <w:start w:val="1"/>
      <w:numFmt w:val="bullet"/>
      <w:lvlText w:val="o"/>
      <w:lvlJc w:val="left"/>
      <w:pPr>
        <w:ind w:left="3240" w:hanging="360"/>
      </w:pPr>
      <w:rPr>
        <w:rFonts w:ascii="Courier New" w:hAnsi="Courier New" w:hint="default"/>
      </w:rPr>
    </w:lvl>
    <w:lvl w:ilvl="5" w:tplc="94D0621C">
      <w:start w:val="1"/>
      <w:numFmt w:val="bullet"/>
      <w:lvlText w:val=""/>
      <w:lvlJc w:val="left"/>
      <w:pPr>
        <w:ind w:left="3960" w:hanging="360"/>
      </w:pPr>
      <w:rPr>
        <w:rFonts w:ascii="Wingdings" w:hAnsi="Wingdings" w:hint="default"/>
      </w:rPr>
    </w:lvl>
    <w:lvl w:ilvl="6" w:tplc="3E00E1F4">
      <w:start w:val="1"/>
      <w:numFmt w:val="bullet"/>
      <w:lvlText w:val=""/>
      <w:lvlJc w:val="left"/>
      <w:pPr>
        <w:ind w:left="4680" w:hanging="360"/>
      </w:pPr>
      <w:rPr>
        <w:rFonts w:ascii="Symbol" w:hAnsi="Symbol" w:hint="default"/>
      </w:rPr>
    </w:lvl>
    <w:lvl w:ilvl="7" w:tplc="EF4CF2A6">
      <w:start w:val="1"/>
      <w:numFmt w:val="bullet"/>
      <w:lvlText w:val="o"/>
      <w:lvlJc w:val="left"/>
      <w:pPr>
        <w:ind w:left="5400" w:hanging="360"/>
      </w:pPr>
      <w:rPr>
        <w:rFonts w:ascii="Courier New" w:hAnsi="Courier New" w:hint="default"/>
      </w:rPr>
    </w:lvl>
    <w:lvl w:ilvl="8" w:tplc="6F7A29B4">
      <w:start w:val="1"/>
      <w:numFmt w:val="bullet"/>
      <w:lvlText w:val=""/>
      <w:lvlJc w:val="left"/>
      <w:pPr>
        <w:ind w:left="6120" w:hanging="360"/>
      </w:pPr>
      <w:rPr>
        <w:rFonts w:ascii="Wingdings" w:hAnsi="Wingdings" w:hint="default"/>
      </w:rPr>
    </w:lvl>
  </w:abstractNum>
  <w:num w:numId="1" w16cid:durableId="2134396125">
    <w:abstractNumId w:val="1"/>
  </w:num>
  <w:num w:numId="2" w16cid:durableId="2096391287">
    <w:abstractNumId w:val="0"/>
  </w:num>
  <w:num w:numId="3" w16cid:durableId="2054689524">
    <w:abstractNumId w:val="2"/>
  </w:num>
  <w:num w:numId="4" w16cid:durableId="115595074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em Abu-Shamma">
    <w15:presenceInfo w15:providerId="AD" w15:userId="S::rabusha2@jh.edu::031b3588-5fef-4455-959f-ed3702fcb1c5"/>
  </w15:person>
  <w15:person w15:author="Yves Greatti">
    <w15:presenceInfo w15:providerId="AD" w15:userId="S::ygreatt1@jh.edu::f54b2e1a-1098-4ad9-ae16-3bb75a76a3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A81A7E1"/>
    <w:rsid w:val="000A474D"/>
    <w:rsid w:val="00552157"/>
    <w:rsid w:val="0056E012"/>
    <w:rsid w:val="007413FE"/>
    <w:rsid w:val="00772F66"/>
    <w:rsid w:val="007A6EA8"/>
    <w:rsid w:val="007CD12E"/>
    <w:rsid w:val="00AC6923"/>
    <w:rsid w:val="00C37780"/>
    <w:rsid w:val="00E9CE95"/>
    <w:rsid w:val="00ED0878"/>
    <w:rsid w:val="00FA5016"/>
    <w:rsid w:val="011A8563"/>
    <w:rsid w:val="0136FB6F"/>
    <w:rsid w:val="0170B9F5"/>
    <w:rsid w:val="018ABBD3"/>
    <w:rsid w:val="01949671"/>
    <w:rsid w:val="0196A061"/>
    <w:rsid w:val="01A0A44F"/>
    <w:rsid w:val="01C7792F"/>
    <w:rsid w:val="01D13C98"/>
    <w:rsid w:val="01D445BB"/>
    <w:rsid w:val="01ED6E18"/>
    <w:rsid w:val="01EF8181"/>
    <w:rsid w:val="0210E53D"/>
    <w:rsid w:val="02131736"/>
    <w:rsid w:val="02134A58"/>
    <w:rsid w:val="024DD62B"/>
    <w:rsid w:val="025B2A6F"/>
    <w:rsid w:val="025DEE63"/>
    <w:rsid w:val="026294D9"/>
    <w:rsid w:val="02C63EC8"/>
    <w:rsid w:val="02D37676"/>
    <w:rsid w:val="02E1310B"/>
    <w:rsid w:val="02E2DF70"/>
    <w:rsid w:val="02EA8576"/>
    <w:rsid w:val="02ED475E"/>
    <w:rsid w:val="02F1A814"/>
    <w:rsid w:val="032EE387"/>
    <w:rsid w:val="0330A445"/>
    <w:rsid w:val="0331C571"/>
    <w:rsid w:val="0345F5EF"/>
    <w:rsid w:val="035D0B37"/>
    <w:rsid w:val="03B281F8"/>
    <w:rsid w:val="03BE90CB"/>
    <w:rsid w:val="03BFC1BB"/>
    <w:rsid w:val="03D49CBF"/>
    <w:rsid w:val="03E38AF6"/>
    <w:rsid w:val="04038B92"/>
    <w:rsid w:val="045D615A"/>
    <w:rsid w:val="04692716"/>
    <w:rsid w:val="047FA933"/>
    <w:rsid w:val="04E59431"/>
    <w:rsid w:val="0523FF5B"/>
    <w:rsid w:val="05268E92"/>
    <w:rsid w:val="054269BF"/>
    <w:rsid w:val="05575603"/>
    <w:rsid w:val="056FA9CB"/>
    <w:rsid w:val="057BD533"/>
    <w:rsid w:val="05E199E9"/>
    <w:rsid w:val="05E1DF76"/>
    <w:rsid w:val="06222E82"/>
    <w:rsid w:val="064C05A8"/>
    <w:rsid w:val="06633DBE"/>
    <w:rsid w:val="06680794"/>
    <w:rsid w:val="066B9F22"/>
    <w:rsid w:val="06BD132A"/>
    <w:rsid w:val="06D72276"/>
    <w:rsid w:val="06EF7097"/>
    <w:rsid w:val="0703C6AF"/>
    <w:rsid w:val="0730EF4C"/>
    <w:rsid w:val="076AA400"/>
    <w:rsid w:val="07805519"/>
    <w:rsid w:val="078873C7"/>
    <w:rsid w:val="078BB3D0"/>
    <w:rsid w:val="07A1F685"/>
    <w:rsid w:val="07A4A7F1"/>
    <w:rsid w:val="07A4FEF4"/>
    <w:rsid w:val="07AED721"/>
    <w:rsid w:val="07AEE45A"/>
    <w:rsid w:val="07EBC4E0"/>
    <w:rsid w:val="07EDF732"/>
    <w:rsid w:val="081A53DC"/>
    <w:rsid w:val="0836E492"/>
    <w:rsid w:val="08758730"/>
    <w:rsid w:val="08CDA575"/>
    <w:rsid w:val="094AB4BB"/>
    <w:rsid w:val="096E28FF"/>
    <w:rsid w:val="097A30FB"/>
    <w:rsid w:val="0A064F67"/>
    <w:rsid w:val="0A2AC726"/>
    <w:rsid w:val="0A4CB7AE"/>
    <w:rsid w:val="0A4DE455"/>
    <w:rsid w:val="0A6C77F3"/>
    <w:rsid w:val="0A91E409"/>
    <w:rsid w:val="0AA4205A"/>
    <w:rsid w:val="0AB55099"/>
    <w:rsid w:val="0AB6C877"/>
    <w:rsid w:val="0AC6227A"/>
    <w:rsid w:val="0AE17F3E"/>
    <w:rsid w:val="0B0676A7"/>
    <w:rsid w:val="0B2DE75D"/>
    <w:rsid w:val="0B31B1EC"/>
    <w:rsid w:val="0B399914"/>
    <w:rsid w:val="0B6437D6"/>
    <w:rsid w:val="0B6DFE12"/>
    <w:rsid w:val="0B7AA6AF"/>
    <w:rsid w:val="0B87A9D7"/>
    <w:rsid w:val="0BB36C0D"/>
    <w:rsid w:val="0C17E403"/>
    <w:rsid w:val="0C26744A"/>
    <w:rsid w:val="0C346230"/>
    <w:rsid w:val="0C3CFC5E"/>
    <w:rsid w:val="0C3FF0BB"/>
    <w:rsid w:val="0C4FBEA0"/>
    <w:rsid w:val="0C61F2DB"/>
    <w:rsid w:val="0C6D8ED1"/>
    <w:rsid w:val="0C799EC5"/>
    <w:rsid w:val="0C91683C"/>
    <w:rsid w:val="0CA3A2AE"/>
    <w:rsid w:val="0CCF2183"/>
    <w:rsid w:val="0D13A6CA"/>
    <w:rsid w:val="0D185245"/>
    <w:rsid w:val="0D340197"/>
    <w:rsid w:val="0D70701E"/>
    <w:rsid w:val="0D7144DF"/>
    <w:rsid w:val="0D835C7A"/>
    <w:rsid w:val="0DBF9164"/>
    <w:rsid w:val="0DC664AE"/>
    <w:rsid w:val="0DE4EBBF"/>
    <w:rsid w:val="0DE7B22B"/>
    <w:rsid w:val="0E259C4A"/>
    <w:rsid w:val="0E34A5B9"/>
    <w:rsid w:val="0E96F0E8"/>
    <w:rsid w:val="0E9C63E3"/>
    <w:rsid w:val="0EA2DFA1"/>
    <w:rsid w:val="0ED18741"/>
    <w:rsid w:val="0F2E7EC8"/>
    <w:rsid w:val="0F3164B3"/>
    <w:rsid w:val="0F77917D"/>
    <w:rsid w:val="0FA3E09D"/>
    <w:rsid w:val="0FAEC771"/>
    <w:rsid w:val="0FC9186C"/>
    <w:rsid w:val="1013A702"/>
    <w:rsid w:val="1023A8B9"/>
    <w:rsid w:val="102846D8"/>
    <w:rsid w:val="10435BBC"/>
    <w:rsid w:val="1048803F"/>
    <w:rsid w:val="10697916"/>
    <w:rsid w:val="10809915"/>
    <w:rsid w:val="1088A669"/>
    <w:rsid w:val="1096DF0C"/>
    <w:rsid w:val="10B091AD"/>
    <w:rsid w:val="10B90F69"/>
    <w:rsid w:val="10C8E465"/>
    <w:rsid w:val="10EB30DF"/>
    <w:rsid w:val="10ED6D51"/>
    <w:rsid w:val="1109FE85"/>
    <w:rsid w:val="11425C17"/>
    <w:rsid w:val="1142AB69"/>
    <w:rsid w:val="114F97A4"/>
    <w:rsid w:val="1173F6C9"/>
    <w:rsid w:val="119669E8"/>
    <w:rsid w:val="11A44B6F"/>
    <w:rsid w:val="11CC04BF"/>
    <w:rsid w:val="11E31A91"/>
    <w:rsid w:val="11E42F39"/>
    <w:rsid w:val="12003380"/>
    <w:rsid w:val="12097B97"/>
    <w:rsid w:val="124C9616"/>
    <w:rsid w:val="12DB7473"/>
    <w:rsid w:val="1306FC7A"/>
    <w:rsid w:val="13289869"/>
    <w:rsid w:val="132D623F"/>
    <w:rsid w:val="135B497B"/>
    <w:rsid w:val="137FEC8A"/>
    <w:rsid w:val="138184BF"/>
    <w:rsid w:val="138A185C"/>
    <w:rsid w:val="13F6274B"/>
    <w:rsid w:val="140BA868"/>
    <w:rsid w:val="14411904"/>
    <w:rsid w:val="1446BE7F"/>
    <w:rsid w:val="144E7031"/>
    <w:rsid w:val="145431CF"/>
    <w:rsid w:val="145D2883"/>
    <w:rsid w:val="1464CA96"/>
    <w:rsid w:val="146C8C4A"/>
    <w:rsid w:val="148BB725"/>
    <w:rsid w:val="148E5F1D"/>
    <w:rsid w:val="149166DE"/>
    <w:rsid w:val="14A475D8"/>
    <w:rsid w:val="14E768B7"/>
    <w:rsid w:val="14F7FDE7"/>
    <w:rsid w:val="14FBB7FB"/>
    <w:rsid w:val="15289BAA"/>
    <w:rsid w:val="1565D246"/>
    <w:rsid w:val="15BF0A77"/>
    <w:rsid w:val="15E0354F"/>
    <w:rsid w:val="161868B3"/>
    <w:rsid w:val="162541A2"/>
    <w:rsid w:val="162F750C"/>
    <w:rsid w:val="1633281F"/>
    <w:rsid w:val="166D5730"/>
    <w:rsid w:val="1682016C"/>
    <w:rsid w:val="169F75E2"/>
    <w:rsid w:val="16B6B158"/>
    <w:rsid w:val="16CAA115"/>
    <w:rsid w:val="16E8212E"/>
    <w:rsid w:val="16EF3C56"/>
    <w:rsid w:val="16EF3CCD"/>
    <w:rsid w:val="1702228C"/>
    <w:rsid w:val="171830C8"/>
    <w:rsid w:val="17557DBC"/>
    <w:rsid w:val="17717C3F"/>
    <w:rsid w:val="17738246"/>
    <w:rsid w:val="178BA8B2"/>
    <w:rsid w:val="17A4D10F"/>
    <w:rsid w:val="17A7CEA1"/>
    <w:rsid w:val="17B7CBFB"/>
    <w:rsid w:val="17CCF5AA"/>
    <w:rsid w:val="17E87C68"/>
    <w:rsid w:val="17E9E1A7"/>
    <w:rsid w:val="17F6EA53"/>
    <w:rsid w:val="17FA4400"/>
    <w:rsid w:val="18262989"/>
    <w:rsid w:val="1872829D"/>
    <w:rsid w:val="187DDE89"/>
    <w:rsid w:val="188AAE82"/>
    <w:rsid w:val="188BF232"/>
    <w:rsid w:val="18A70EF3"/>
    <w:rsid w:val="190BA117"/>
    <w:rsid w:val="190EAAFA"/>
    <w:rsid w:val="194F9DAE"/>
    <w:rsid w:val="1978E5AD"/>
    <w:rsid w:val="1985B53F"/>
    <w:rsid w:val="198AC8BB"/>
    <w:rsid w:val="1998D01F"/>
    <w:rsid w:val="19B49123"/>
    <w:rsid w:val="19DBF301"/>
    <w:rsid w:val="19ED2AA6"/>
    <w:rsid w:val="1A050276"/>
    <w:rsid w:val="1A32676B"/>
    <w:rsid w:val="1A42DF54"/>
    <w:rsid w:val="1A61BB25"/>
    <w:rsid w:val="1A6FC6AB"/>
    <w:rsid w:val="1A793994"/>
    <w:rsid w:val="1AFD5094"/>
    <w:rsid w:val="1B0215F1"/>
    <w:rsid w:val="1B04966C"/>
    <w:rsid w:val="1B4488D6"/>
    <w:rsid w:val="1B5AD446"/>
    <w:rsid w:val="1B6F2832"/>
    <w:rsid w:val="1B7318DB"/>
    <w:rsid w:val="1B7C7760"/>
    <w:rsid w:val="1B7F0D59"/>
    <w:rsid w:val="1B956480"/>
    <w:rsid w:val="1BCEBAE4"/>
    <w:rsid w:val="1BD17D5D"/>
    <w:rsid w:val="1C19E201"/>
    <w:rsid w:val="1C2E4107"/>
    <w:rsid w:val="1C324049"/>
    <w:rsid w:val="1C33B986"/>
    <w:rsid w:val="1C8A7229"/>
    <w:rsid w:val="1C8E6F10"/>
    <w:rsid w:val="1CA5D3D8"/>
    <w:rsid w:val="1CC58912"/>
    <w:rsid w:val="1CCB76A9"/>
    <w:rsid w:val="1CE9E76F"/>
    <w:rsid w:val="1D08B812"/>
    <w:rsid w:val="1D3DA7D0"/>
    <w:rsid w:val="1D4DE146"/>
    <w:rsid w:val="1D55D2BA"/>
    <w:rsid w:val="1D5A053A"/>
    <w:rsid w:val="1D849D53"/>
    <w:rsid w:val="1DB5633D"/>
    <w:rsid w:val="1DC31664"/>
    <w:rsid w:val="1DEBC61E"/>
    <w:rsid w:val="1DFAEA36"/>
    <w:rsid w:val="1E2AC73E"/>
    <w:rsid w:val="1E39B6B3"/>
    <w:rsid w:val="1E5EC4D9"/>
    <w:rsid w:val="1E65561B"/>
    <w:rsid w:val="1E6769E8"/>
    <w:rsid w:val="1E7F183E"/>
    <w:rsid w:val="1E94AE84"/>
    <w:rsid w:val="1EB40B76"/>
    <w:rsid w:val="1ECAA3E4"/>
    <w:rsid w:val="1F464E87"/>
    <w:rsid w:val="1F65E1C9"/>
    <w:rsid w:val="1F79EB00"/>
    <w:rsid w:val="1FD5BA81"/>
    <w:rsid w:val="1FF73D92"/>
    <w:rsid w:val="1FFB7C8B"/>
    <w:rsid w:val="2030EBA6"/>
    <w:rsid w:val="2044124B"/>
    <w:rsid w:val="20465828"/>
    <w:rsid w:val="206007C7"/>
    <w:rsid w:val="2095E21E"/>
    <w:rsid w:val="20C6F6F1"/>
    <w:rsid w:val="20E87B18"/>
    <w:rsid w:val="20FE1D34"/>
    <w:rsid w:val="212D359D"/>
    <w:rsid w:val="212DCDBC"/>
    <w:rsid w:val="215E93A6"/>
    <w:rsid w:val="2165B65E"/>
    <w:rsid w:val="21AF099B"/>
    <w:rsid w:val="21BC55D4"/>
    <w:rsid w:val="21D9C5D4"/>
    <w:rsid w:val="2217F5BF"/>
    <w:rsid w:val="221A4D2A"/>
    <w:rsid w:val="2253754A"/>
    <w:rsid w:val="2266768B"/>
    <w:rsid w:val="22676C8D"/>
    <w:rsid w:val="22844B79"/>
    <w:rsid w:val="22904AA1"/>
    <w:rsid w:val="22C55B70"/>
    <w:rsid w:val="22CD3A40"/>
    <w:rsid w:val="22F481E8"/>
    <w:rsid w:val="22F6A58C"/>
    <w:rsid w:val="22F81149"/>
    <w:rsid w:val="233DD0B2"/>
    <w:rsid w:val="234AD9FC"/>
    <w:rsid w:val="2364D08D"/>
    <w:rsid w:val="23A43E34"/>
    <w:rsid w:val="23A8A569"/>
    <w:rsid w:val="23C112D5"/>
    <w:rsid w:val="23C87323"/>
    <w:rsid w:val="23CDD0C1"/>
    <w:rsid w:val="23D9E961"/>
    <w:rsid w:val="23EF187A"/>
    <w:rsid w:val="23F5640B"/>
    <w:rsid w:val="243BF8EE"/>
    <w:rsid w:val="245B206B"/>
    <w:rsid w:val="2472431F"/>
    <w:rsid w:val="24A16294"/>
    <w:rsid w:val="24D6AB6C"/>
    <w:rsid w:val="24DE735E"/>
    <w:rsid w:val="24DFBB34"/>
    <w:rsid w:val="24E27A1A"/>
    <w:rsid w:val="24E565BD"/>
    <w:rsid w:val="25202593"/>
    <w:rsid w:val="254CF13F"/>
    <w:rsid w:val="257596D3"/>
    <w:rsid w:val="258161B7"/>
    <w:rsid w:val="259A6814"/>
    <w:rsid w:val="259D5C71"/>
    <w:rsid w:val="25A35CE2"/>
    <w:rsid w:val="25AC9472"/>
    <w:rsid w:val="25BDC6AB"/>
    <w:rsid w:val="25DD6845"/>
    <w:rsid w:val="25E09882"/>
    <w:rsid w:val="260625FA"/>
    <w:rsid w:val="26218767"/>
    <w:rsid w:val="26312222"/>
    <w:rsid w:val="26352122"/>
    <w:rsid w:val="265BDAD3"/>
    <w:rsid w:val="265F12F3"/>
    <w:rsid w:val="2677D89B"/>
    <w:rsid w:val="26863501"/>
    <w:rsid w:val="26C87333"/>
    <w:rsid w:val="26CC02D6"/>
    <w:rsid w:val="26E35A69"/>
    <w:rsid w:val="270013E5"/>
    <w:rsid w:val="271F632E"/>
    <w:rsid w:val="272584E0"/>
    <w:rsid w:val="2734A203"/>
    <w:rsid w:val="2740F7E8"/>
    <w:rsid w:val="275ABBE0"/>
    <w:rsid w:val="2796ACAF"/>
    <w:rsid w:val="27A9E3E1"/>
    <w:rsid w:val="27BA3324"/>
    <w:rsid w:val="27F81B24"/>
    <w:rsid w:val="27FA088E"/>
    <w:rsid w:val="282C8F3B"/>
    <w:rsid w:val="2833279F"/>
    <w:rsid w:val="2834A3E9"/>
    <w:rsid w:val="2843CA35"/>
    <w:rsid w:val="28574FFD"/>
    <w:rsid w:val="28A077CD"/>
    <w:rsid w:val="28C59DD0"/>
    <w:rsid w:val="28D34B37"/>
    <w:rsid w:val="2926226B"/>
    <w:rsid w:val="29480924"/>
    <w:rsid w:val="295AAF3B"/>
    <w:rsid w:val="297F4E65"/>
    <w:rsid w:val="297FE738"/>
    <w:rsid w:val="29D54ECD"/>
    <w:rsid w:val="29EA68BB"/>
    <w:rsid w:val="29EAD7A0"/>
    <w:rsid w:val="2A17335D"/>
    <w:rsid w:val="2A1EBA41"/>
    <w:rsid w:val="2A2689C3"/>
    <w:rsid w:val="2A37B4A7"/>
    <w:rsid w:val="2A5157CC"/>
    <w:rsid w:val="2A767068"/>
    <w:rsid w:val="2A81A7E1"/>
    <w:rsid w:val="2A9E1AA6"/>
    <w:rsid w:val="2AA68A80"/>
    <w:rsid w:val="2AC43489"/>
    <w:rsid w:val="2ADEBC26"/>
    <w:rsid w:val="2AF67F9C"/>
    <w:rsid w:val="2AF7E46A"/>
    <w:rsid w:val="2B07881F"/>
    <w:rsid w:val="2B12E4D9"/>
    <w:rsid w:val="2B734241"/>
    <w:rsid w:val="2B8F6F9C"/>
    <w:rsid w:val="2BA32FA2"/>
    <w:rsid w:val="2BDB728E"/>
    <w:rsid w:val="2BDF09F5"/>
    <w:rsid w:val="2BECAD65"/>
    <w:rsid w:val="2BF0CE54"/>
    <w:rsid w:val="2C2293C0"/>
    <w:rsid w:val="2C425AE1"/>
    <w:rsid w:val="2C46439E"/>
    <w:rsid w:val="2C4C5257"/>
    <w:rsid w:val="2C5502FD"/>
    <w:rsid w:val="2C751B50"/>
    <w:rsid w:val="2C7A090F"/>
    <w:rsid w:val="2C9DBF23"/>
    <w:rsid w:val="2CAB0863"/>
    <w:rsid w:val="2CB2CD6D"/>
    <w:rsid w:val="2CBBF7A2"/>
    <w:rsid w:val="2CD021A6"/>
    <w:rsid w:val="2CE69744"/>
    <w:rsid w:val="2D221BFD"/>
    <w:rsid w:val="2D24DB30"/>
    <w:rsid w:val="2D6F5BB2"/>
    <w:rsid w:val="2D70F6B5"/>
    <w:rsid w:val="2D75CD1E"/>
    <w:rsid w:val="2D8D76BD"/>
    <w:rsid w:val="2D94C664"/>
    <w:rsid w:val="2DA8AF4F"/>
    <w:rsid w:val="2DC0B43D"/>
    <w:rsid w:val="2E2C3511"/>
    <w:rsid w:val="2E3192B4"/>
    <w:rsid w:val="2E835605"/>
    <w:rsid w:val="2EA3C920"/>
    <w:rsid w:val="2EB8B2AA"/>
    <w:rsid w:val="2F04930F"/>
    <w:rsid w:val="2F3E7E04"/>
    <w:rsid w:val="2F49E18B"/>
    <w:rsid w:val="2F5BF6E4"/>
    <w:rsid w:val="2F61C06D"/>
    <w:rsid w:val="2F672841"/>
    <w:rsid w:val="2FABF351"/>
    <w:rsid w:val="2FAD0840"/>
    <w:rsid w:val="2FC94A83"/>
    <w:rsid w:val="2FD68A18"/>
    <w:rsid w:val="2FF72AAA"/>
    <w:rsid w:val="303F9981"/>
    <w:rsid w:val="304D1E8B"/>
    <w:rsid w:val="304D8EA8"/>
    <w:rsid w:val="30636B95"/>
    <w:rsid w:val="307F235D"/>
    <w:rsid w:val="308077E6"/>
    <w:rsid w:val="3088C71F"/>
    <w:rsid w:val="309A36AE"/>
    <w:rsid w:val="30A8B8B9"/>
    <w:rsid w:val="30B51567"/>
    <w:rsid w:val="30BAA96D"/>
    <w:rsid w:val="30BBD81A"/>
    <w:rsid w:val="30BE4A59"/>
    <w:rsid w:val="30F9DF3E"/>
    <w:rsid w:val="30FB9BF0"/>
    <w:rsid w:val="311AB6DD"/>
    <w:rsid w:val="3124B058"/>
    <w:rsid w:val="31317449"/>
    <w:rsid w:val="31AEA3F2"/>
    <w:rsid w:val="31B1E468"/>
    <w:rsid w:val="31C812A5"/>
    <w:rsid w:val="31D1841E"/>
    <w:rsid w:val="31DCDFF1"/>
    <w:rsid w:val="321E730D"/>
    <w:rsid w:val="3236070F"/>
    <w:rsid w:val="32637323"/>
    <w:rsid w:val="326BAC54"/>
    <w:rsid w:val="32A7D5AC"/>
    <w:rsid w:val="32B622EF"/>
    <w:rsid w:val="32B7EC6F"/>
    <w:rsid w:val="32BB93DB"/>
    <w:rsid w:val="32BDD4F8"/>
    <w:rsid w:val="32C3A450"/>
    <w:rsid w:val="32D57998"/>
    <w:rsid w:val="32F93935"/>
    <w:rsid w:val="33003E7A"/>
    <w:rsid w:val="33411265"/>
    <w:rsid w:val="33707BAD"/>
    <w:rsid w:val="33773A43"/>
    <w:rsid w:val="337D4CF8"/>
    <w:rsid w:val="33B1D18D"/>
    <w:rsid w:val="33E68473"/>
    <w:rsid w:val="34005978"/>
    <w:rsid w:val="34173924"/>
    <w:rsid w:val="3418C517"/>
    <w:rsid w:val="3451C10C"/>
    <w:rsid w:val="34883D0A"/>
    <w:rsid w:val="34AADE13"/>
    <w:rsid w:val="34AE1224"/>
    <w:rsid w:val="34B27F49"/>
    <w:rsid w:val="34BCE75B"/>
    <w:rsid w:val="34C70987"/>
    <w:rsid w:val="34E53AEB"/>
    <w:rsid w:val="3528075C"/>
    <w:rsid w:val="3544B3C1"/>
    <w:rsid w:val="355A8CB7"/>
    <w:rsid w:val="358254D4"/>
    <w:rsid w:val="358E5793"/>
    <w:rsid w:val="359E1AFD"/>
    <w:rsid w:val="35ED916D"/>
    <w:rsid w:val="36220981"/>
    <w:rsid w:val="36307609"/>
    <w:rsid w:val="3637B7FE"/>
    <w:rsid w:val="364BD598"/>
    <w:rsid w:val="36508EC1"/>
    <w:rsid w:val="36792877"/>
    <w:rsid w:val="36817A01"/>
    <w:rsid w:val="36A4F541"/>
    <w:rsid w:val="36AE25C0"/>
    <w:rsid w:val="36D1FA51"/>
    <w:rsid w:val="36D966DA"/>
    <w:rsid w:val="371E2535"/>
    <w:rsid w:val="37201CC2"/>
    <w:rsid w:val="37219266"/>
    <w:rsid w:val="373D5D68"/>
    <w:rsid w:val="374E28AB"/>
    <w:rsid w:val="37674A09"/>
    <w:rsid w:val="378C2C3D"/>
    <w:rsid w:val="37906620"/>
    <w:rsid w:val="37A0A423"/>
    <w:rsid w:val="37A3D279"/>
    <w:rsid w:val="37B9F2F2"/>
    <w:rsid w:val="37BDE934"/>
    <w:rsid w:val="37C832CF"/>
    <w:rsid w:val="37D01F0B"/>
    <w:rsid w:val="37D29D12"/>
    <w:rsid w:val="37E7A7A2"/>
    <w:rsid w:val="37F58014"/>
    <w:rsid w:val="38121E1F"/>
    <w:rsid w:val="382552AE"/>
    <w:rsid w:val="383F0813"/>
    <w:rsid w:val="38A54893"/>
    <w:rsid w:val="38BAAF77"/>
    <w:rsid w:val="38C1B696"/>
    <w:rsid w:val="38EA7FB6"/>
    <w:rsid w:val="38F74C18"/>
    <w:rsid w:val="390DC837"/>
    <w:rsid w:val="3957B962"/>
    <w:rsid w:val="397D1C94"/>
    <w:rsid w:val="397E9B59"/>
    <w:rsid w:val="399D0841"/>
    <w:rsid w:val="39B0823F"/>
    <w:rsid w:val="39BFE228"/>
    <w:rsid w:val="39C77ED7"/>
    <w:rsid w:val="39DAD874"/>
    <w:rsid w:val="39FE4166"/>
    <w:rsid w:val="3A34BBA7"/>
    <w:rsid w:val="3A4E981E"/>
    <w:rsid w:val="3A52FF5A"/>
    <w:rsid w:val="3A650B8C"/>
    <w:rsid w:val="3A7A70DB"/>
    <w:rsid w:val="3A94837D"/>
    <w:rsid w:val="3A9633F7"/>
    <w:rsid w:val="3ADBB2F1"/>
    <w:rsid w:val="3AE9C69A"/>
    <w:rsid w:val="3AED05CB"/>
    <w:rsid w:val="3AFCFC26"/>
    <w:rsid w:val="3AFD7543"/>
    <w:rsid w:val="3AFF0D99"/>
    <w:rsid w:val="3B3E5623"/>
    <w:rsid w:val="3B478F8F"/>
    <w:rsid w:val="3B7B0450"/>
    <w:rsid w:val="3B82FDD9"/>
    <w:rsid w:val="3BB98510"/>
    <w:rsid w:val="3BF2163D"/>
    <w:rsid w:val="3BFAE89A"/>
    <w:rsid w:val="3BFC8938"/>
    <w:rsid w:val="3C2B911D"/>
    <w:rsid w:val="3C4279FE"/>
    <w:rsid w:val="3C52BD6B"/>
    <w:rsid w:val="3C6E9236"/>
    <w:rsid w:val="3C741A18"/>
    <w:rsid w:val="3C8596FB"/>
    <w:rsid w:val="3CA3C21E"/>
    <w:rsid w:val="3CBAD62A"/>
    <w:rsid w:val="3CBD7660"/>
    <w:rsid w:val="3CBE74F6"/>
    <w:rsid w:val="3CDD90FA"/>
    <w:rsid w:val="3D34E706"/>
    <w:rsid w:val="3D487312"/>
    <w:rsid w:val="3D5FEF85"/>
    <w:rsid w:val="3D71A977"/>
    <w:rsid w:val="3D8132C5"/>
    <w:rsid w:val="3D8D66B9"/>
    <w:rsid w:val="3D8D7BE9"/>
    <w:rsid w:val="3D9F2BD1"/>
    <w:rsid w:val="3DA598BA"/>
    <w:rsid w:val="3DAF00BD"/>
    <w:rsid w:val="3DC569DE"/>
    <w:rsid w:val="3DE15AA0"/>
    <w:rsid w:val="3DE85A02"/>
    <w:rsid w:val="3E069C70"/>
    <w:rsid w:val="3E0A68DD"/>
    <w:rsid w:val="3E0B20E6"/>
    <w:rsid w:val="3E0EE74E"/>
    <w:rsid w:val="3E1353B3"/>
    <w:rsid w:val="3E2B3A91"/>
    <w:rsid w:val="3E2F492F"/>
    <w:rsid w:val="3E3ABE46"/>
    <w:rsid w:val="3E4E9213"/>
    <w:rsid w:val="3E6338A0"/>
    <w:rsid w:val="3E637AC6"/>
    <w:rsid w:val="3E742FE8"/>
    <w:rsid w:val="3E99E792"/>
    <w:rsid w:val="3EA24D49"/>
    <w:rsid w:val="3F09E3C5"/>
    <w:rsid w:val="3F0A2EF5"/>
    <w:rsid w:val="3F1B1E9C"/>
    <w:rsid w:val="3F88FCF2"/>
    <w:rsid w:val="3FAF2414"/>
    <w:rsid w:val="3FB29440"/>
    <w:rsid w:val="3FB42367"/>
    <w:rsid w:val="4074BC6D"/>
    <w:rsid w:val="40977F2D"/>
    <w:rsid w:val="40EE5F3F"/>
    <w:rsid w:val="415A5075"/>
    <w:rsid w:val="4166E9F1"/>
    <w:rsid w:val="417ED093"/>
    <w:rsid w:val="41B0DCE8"/>
    <w:rsid w:val="4211D808"/>
    <w:rsid w:val="421B3A1E"/>
    <w:rsid w:val="42488EF8"/>
    <w:rsid w:val="425E0523"/>
    <w:rsid w:val="4271A34E"/>
    <w:rsid w:val="42761B1A"/>
    <w:rsid w:val="42846652"/>
    <w:rsid w:val="42BED987"/>
    <w:rsid w:val="430102B1"/>
    <w:rsid w:val="431A1F4A"/>
    <w:rsid w:val="43397D85"/>
    <w:rsid w:val="4358F5E7"/>
    <w:rsid w:val="439605B7"/>
    <w:rsid w:val="43BF072A"/>
    <w:rsid w:val="43BF294B"/>
    <w:rsid w:val="43DCCDA6"/>
    <w:rsid w:val="43E45F59"/>
    <w:rsid w:val="4400FB02"/>
    <w:rsid w:val="4402CF29"/>
    <w:rsid w:val="445255B9"/>
    <w:rsid w:val="448C14B5"/>
    <w:rsid w:val="44D18ED1"/>
    <w:rsid w:val="44DD7489"/>
    <w:rsid w:val="44F6B064"/>
    <w:rsid w:val="453D4F6C"/>
    <w:rsid w:val="455AD78B"/>
    <w:rsid w:val="4576723A"/>
    <w:rsid w:val="45802FBA"/>
    <w:rsid w:val="459772E4"/>
    <w:rsid w:val="45C34549"/>
    <w:rsid w:val="45ED589F"/>
    <w:rsid w:val="45F12AC1"/>
    <w:rsid w:val="45F67A49"/>
    <w:rsid w:val="45FBD0A3"/>
    <w:rsid w:val="462A441B"/>
    <w:rsid w:val="46317638"/>
    <w:rsid w:val="4638AADD"/>
    <w:rsid w:val="4639B904"/>
    <w:rsid w:val="464B115E"/>
    <w:rsid w:val="465EC45D"/>
    <w:rsid w:val="4664FAB6"/>
    <w:rsid w:val="466E940A"/>
    <w:rsid w:val="4684B738"/>
    <w:rsid w:val="46960A47"/>
    <w:rsid w:val="46CAC499"/>
    <w:rsid w:val="46D77DDF"/>
    <w:rsid w:val="46FA9F58"/>
    <w:rsid w:val="47004411"/>
    <w:rsid w:val="4710AECA"/>
    <w:rsid w:val="4714CBCB"/>
    <w:rsid w:val="47941A7B"/>
    <w:rsid w:val="4795441F"/>
    <w:rsid w:val="4795B3A1"/>
    <w:rsid w:val="479B108C"/>
    <w:rsid w:val="47ABF90B"/>
    <w:rsid w:val="47D58965"/>
    <w:rsid w:val="47DBFE5F"/>
    <w:rsid w:val="4806F60F"/>
    <w:rsid w:val="4808126E"/>
    <w:rsid w:val="481BD7FE"/>
    <w:rsid w:val="485DFA67"/>
    <w:rsid w:val="48AD191D"/>
    <w:rsid w:val="48AFFAB0"/>
    <w:rsid w:val="48B0C60B"/>
    <w:rsid w:val="48D6404C"/>
    <w:rsid w:val="48D8C8A1"/>
    <w:rsid w:val="491332DE"/>
    <w:rsid w:val="4925C6DC"/>
    <w:rsid w:val="496068B7"/>
    <w:rsid w:val="4971FBD6"/>
    <w:rsid w:val="498BF311"/>
    <w:rsid w:val="49A2C670"/>
    <w:rsid w:val="49B9E12B"/>
    <w:rsid w:val="49D661BF"/>
    <w:rsid w:val="4A6157B8"/>
    <w:rsid w:val="4A704119"/>
    <w:rsid w:val="4AC015B4"/>
    <w:rsid w:val="4AEE321A"/>
    <w:rsid w:val="4AEEF95A"/>
    <w:rsid w:val="4B1285F9"/>
    <w:rsid w:val="4B12A17B"/>
    <w:rsid w:val="4B3F983D"/>
    <w:rsid w:val="4B47610B"/>
    <w:rsid w:val="4B4B3226"/>
    <w:rsid w:val="4B4E6732"/>
    <w:rsid w:val="4B5DE2C4"/>
    <w:rsid w:val="4B8807AE"/>
    <w:rsid w:val="4B8B7671"/>
    <w:rsid w:val="4B94BA25"/>
    <w:rsid w:val="4B9E2D0E"/>
    <w:rsid w:val="4BE866CD"/>
    <w:rsid w:val="4C6770A9"/>
    <w:rsid w:val="4C746EEE"/>
    <w:rsid w:val="4CA5046E"/>
    <w:rsid w:val="4CB1E448"/>
    <w:rsid w:val="4CEE4154"/>
    <w:rsid w:val="4CFCA0AB"/>
    <w:rsid w:val="4D39FD6F"/>
    <w:rsid w:val="4DA9B16F"/>
    <w:rsid w:val="4DBFCD0E"/>
    <w:rsid w:val="4DC443FB"/>
    <w:rsid w:val="4DF08D01"/>
    <w:rsid w:val="4DF299CA"/>
    <w:rsid w:val="4E2BA13E"/>
    <w:rsid w:val="4E32ACFD"/>
    <w:rsid w:val="4E5EFFB1"/>
    <w:rsid w:val="4E82CA07"/>
    <w:rsid w:val="4E864B33"/>
    <w:rsid w:val="4EAFE6C7"/>
    <w:rsid w:val="4EC9DC39"/>
    <w:rsid w:val="4ED15F97"/>
    <w:rsid w:val="4F8B1231"/>
    <w:rsid w:val="4F8B600B"/>
    <w:rsid w:val="4FC07E21"/>
    <w:rsid w:val="4FD82481"/>
    <w:rsid w:val="4FF7B74B"/>
    <w:rsid w:val="4FFE1F8F"/>
    <w:rsid w:val="500439B7"/>
    <w:rsid w:val="500D4B2D"/>
    <w:rsid w:val="501685BF"/>
    <w:rsid w:val="504DD936"/>
    <w:rsid w:val="504E92FC"/>
    <w:rsid w:val="50571BCC"/>
    <w:rsid w:val="50A7A007"/>
    <w:rsid w:val="50A870E3"/>
    <w:rsid w:val="50AB0E4A"/>
    <w:rsid w:val="50DC7E10"/>
    <w:rsid w:val="50E5D582"/>
    <w:rsid w:val="512885BC"/>
    <w:rsid w:val="5129C54D"/>
    <w:rsid w:val="512D534E"/>
    <w:rsid w:val="5146AE67"/>
    <w:rsid w:val="5149D8EF"/>
    <w:rsid w:val="515C4E82"/>
    <w:rsid w:val="516905C5"/>
    <w:rsid w:val="51A14B4D"/>
    <w:rsid w:val="51A39B0D"/>
    <w:rsid w:val="51AF7104"/>
    <w:rsid w:val="520228E9"/>
    <w:rsid w:val="52071DD6"/>
    <w:rsid w:val="52386D94"/>
    <w:rsid w:val="524D05AF"/>
    <w:rsid w:val="52571DF5"/>
    <w:rsid w:val="52753DD4"/>
    <w:rsid w:val="528149F0"/>
    <w:rsid w:val="5282A479"/>
    <w:rsid w:val="5298AF26"/>
    <w:rsid w:val="5299E4EF"/>
    <w:rsid w:val="5302733A"/>
    <w:rsid w:val="531379A5"/>
    <w:rsid w:val="5345DC92"/>
    <w:rsid w:val="53495B09"/>
    <w:rsid w:val="534C89FE"/>
    <w:rsid w:val="5351963C"/>
    <w:rsid w:val="5370E585"/>
    <w:rsid w:val="53A3ACF2"/>
    <w:rsid w:val="53AEC104"/>
    <w:rsid w:val="53C9BC09"/>
    <w:rsid w:val="53D61680"/>
    <w:rsid w:val="53DA26D2"/>
    <w:rsid w:val="53EFD447"/>
    <w:rsid w:val="54A57D8A"/>
    <w:rsid w:val="54AD3BFD"/>
    <w:rsid w:val="54B71B98"/>
    <w:rsid w:val="54BCF8C7"/>
    <w:rsid w:val="54C22672"/>
    <w:rsid w:val="54E6EEC5"/>
    <w:rsid w:val="54EAB641"/>
    <w:rsid w:val="55273A66"/>
    <w:rsid w:val="55329AF5"/>
    <w:rsid w:val="5534400B"/>
    <w:rsid w:val="554A9165"/>
    <w:rsid w:val="5556A503"/>
    <w:rsid w:val="5584A671"/>
    <w:rsid w:val="5592C852"/>
    <w:rsid w:val="55949CCC"/>
    <w:rsid w:val="55A98AFF"/>
    <w:rsid w:val="55DAFA4A"/>
    <w:rsid w:val="55F1A895"/>
    <w:rsid w:val="561CAA78"/>
    <w:rsid w:val="563200D4"/>
    <w:rsid w:val="564F3518"/>
    <w:rsid w:val="565DA100"/>
    <w:rsid w:val="567C613B"/>
    <w:rsid w:val="56CDDE04"/>
    <w:rsid w:val="56D791AC"/>
    <w:rsid w:val="56DE7AAE"/>
    <w:rsid w:val="56E11B1C"/>
    <w:rsid w:val="570736C5"/>
    <w:rsid w:val="57112F3B"/>
    <w:rsid w:val="571CF25A"/>
    <w:rsid w:val="5733BC94"/>
    <w:rsid w:val="573B501D"/>
    <w:rsid w:val="575D5067"/>
    <w:rsid w:val="5777EDB3"/>
    <w:rsid w:val="577B8420"/>
    <w:rsid w:val="577CF9F1"/>
    <w:rsid w:val="5785E46E"/>
    <w:rsid w:val="57D84749"/>
    <w:rsid w:val="5818D36B"/>
    <w:rsid w:val="582B2A48"/>
    <w:rsid w:val="583AD38A"/>
    <w:rsid w:val="58625DE1"/>
    <w:rsid w:val="589435C3"/>
    <w:rsid w:val="58C04CAD"/>
    <w:rsid w:val="58E3625D"/>
    <w:rsid w:val="58F920C8"/>
    <w:rsid w:val="58FC2C61"/>
    <w:rsid w:val="59000F5E"/>
    <w:rsid w:val="5954F0C6"/>
    <w:rsid w:val="595F9B4E"/>
    <w:rsid w:val="5967AC47"/>
    <w:rsid w:val="597D4D2A"/>
    <w:rsid w:val="59850383"/>
    <w:rsid w:val="59905D1E"/>
    <w:rsid w:val="59D909C1"/>
    <w:rsid w:val="59DE734C"/>
    <w:rsid w:val="59E510E8"/>
    <w:rsid w:val="5A18ABEB"/>
    <w:rsid w:val="5A37D2AD"/>
    <w:rsid w:val="5A842EAC"/>
    <w:rsid w:val="5A8E922E"/>
    <w:rsid w:val="5A9425BE"/>
    <w:rsid w:val="5AA15CD4"/>
    <w:rsid w:val="5AAF8E75"/>
    <w:rsid w:val="5AD5BE50"/>
    <w:rsid w:val="5ADA111A"/>
    <w:rsid w:val="5AF8EABD"/>
    <w:rsid w:val="5B0BA37C"/>
    <w:rsid w:val="5B0C5D13"/>
    <w:rsid w:val="5B1AFD40"/>
    <w:rsid w:val="5B24D3B1"/>
    <w:rsid w:val="5B2C2D7F"/>
    <w:rsid w:val="5B482D93"/>
    <w:rsid w:val="5B74E314"/>
    <w:rsid w:val="5C10EBAB"/>
    <w:rsid w:val="5C4B5ED6"/>
    <w:rsid w:val="5C4EE632"/>
    <w:rsid w:val="5C531810"/>
    <w:rsid w:val="5C66BC22"/>
    <w:rsid w:val="5CA203C2"/>
    <w:rsid w:val="5CAE1551"/>
    <w:rsid w:val="5CAFAFEA"/>
    <w:rsid w:val="5CB53205"/>
    <w:rsid w:val="5CEC448E"/>
    <w:rsid w:val="5CF0F017"/>
    <w:rsid w:val="5CF14135"/>
    <w:rsid w:val="5D056221"/>
    <w:rsid w:val="5D14C4B4"/>
    <w:rsid w:val="5D1DE97D"/>
    <w:rsid w:val="5D6378F5"/>
    <w:rsid w:val="5D9C4EC9"/>
    <w:rsid w:val="5DA952EF"/>
    <w:rsid w:val="5DD4E209"/>
    <w:rsid w:val="5DE10A66"/>
    <w:rsid w:val="5DE7C360"/>
    <w:rsid w:val="5DF6E3C1"/>
    <w:rsid w:val="5E0862C7"/>
    <w:rsid w:val="5E5591F0"/>
    <w:rsid w:val="5E5AD6B0"/>
    <w:rsid w:val="5E8814EF"/>
    <w:rsid w:val="5E8D5CA2"/>
    <w:rsid w:val="5EB87708"/>
    <w:rsid w:val="5EC81827"/>
    <w:rsid w:val="5ED8F478"/>
    <w:rsid w:val="5F0A224A"/>
    <w:rsid w:val="5F1428E3"/>
    <w:rsid w:val="5F3FB23C"/>
    <w:rsid w:val="5F4A94E8"/>
    <w:rsid w:val="5F5495E3"/>
    <w:rsid w:val="5F8ADD2A"/>
    <w:rsid w:val="5FED2329"/>
    <w:rsid w:val="5FEE6E63"/>
    <w:rsid w:val="600F2644"/>
    <w:rsid w:val="60136EBC"/>
    <w:rsid w:val="6023E550"/>
    <w:rsid w:val="607A4AB3"/>
    <w:rsid w:val="60AA72F1"/>
    <w:rsid w:val="60E6858F"/>
    <w:rsid w:val="60F5CFC6"/>
    <w:rsid w:val="610AB3DA"/>
    <w:rsid w:val="616C6318"/>
    <w:rsid w:val="6188BCC9"/>
    <w:rsid w:val="619174A2"/>
    <w:rsid w:val="61B41B8D"/>
    <w:rsid w:val="61BFB5B1"/>
    <w:rsid w:val="61D0D5C8"/>
    <w:rsid w:val="61D4910C"/>
    <w:rsid w:val="61F76FC4"/>
    <w:rsid w:val="620D46CE"/>
    <w:rsid w:val="621F8D1B"/>
    <w:rsid w:val="62557C22"/>
    <w:rsid w:val="6267D7CE"/>
    <w:rsid w:val="62BE551E"/>
    <w:rsid w:val="62F6B64C"/>
    <w:rsid w:val="62F99EC6"/>
    <w:rsid w:val="62FCF5BD"/>
    <w:rsid w:val="63260F25"/>
    <w:rsid w:val="63270F57"/>
    <w:rsid w:val="633CAB13"/>
    <w:rsid w:val="63552435"/>
    <w:rsid w:val="635FE3C4"/>
    <w:rsid w:val="63746D48"/>
    <w:rsid w:val="63E29DDF"/>
    <w:rsid w:val="6406E760"/>
    <w:rsid w:val="641E2CAF"/>
    <w:rsid w:val="6431FD5B"/>
    <w:rsid w:val="644970EA"/>
    <w:rsid w:val="644C235B"/>
    <w:rsid w:val="64793DDD"/>
    <w:rsid w:val="64BEF29F"/>
    <w:rsid w:val="64D57CF9"/>
    <w:rsid w:val="64FF43F9"/>
    <w:rsid w:val="650416F8"/>
    <w:rsid w:val="65455553"/>
    <w:rsid w:val="654BD680"/>
    <w:rsid w:val="654BE5ED"/>
    <w:rsid w:val="6576B486"/>
    <w:rsid w:val="657E6E40"/>
    <w:rsid w:val="65AC85A5"/>
    <w:rsid w:val="65C977FA"/>
    <w:rsid w:val="65CB31C3"/>
    <w:rsid w:val="6604CA54"/>
    <w:rsid w:val="667379E5"/>
    <w:rsid w:val="667A67E4"/>
    <w:rsid w:val="667F8031"/>
    <w:rsid w:val="668F69A8"/>
    <w:rsid w:val="66992FD0"/>
    <w:rsid w:val="669B145A"/>
    <w:rsid w:val="669F2F67"/>
    <w:rsid w:val="66B23503"/>
    <w:rsid w:val="66B98261"/>
    <w:rsid w:val="66C388ED"/>
    <w:rsid w:val="66E7B64E"/>
    <w:rsid w:val="66F06D22"/>
    <w:rsid w:val="66FCF5CA"/>
    <w:rsid w:val="6711DC36"/>
    <w:rsid w:val="6720A8BF"/>
    <w:rsid w:val="67732856"/>
    <w:rsid w:val="677374FA"/>
    <w:rsid w:val="67931DBB"/>
    <w:rsid w:val="67968D17"/>
    <w:rsid w:val="67BFD0CF"/>
    <w:rsid w:val="6811C1D8"/>
    <w:rsid w:val="6835B60E"/>
    <w:rsid w:val="685F594E"/>
    <w:rsid w:val="68676B84"/>
    <w:rsid w:val="688D254B"/>
    <w:rsid w:val="6892364F"/>
    <w:rsid w:val="68B5DF04"/>
    <w:rsid w:val="68DC5AD2"/>
    <w:rsid w:val="68FE56D4"/>
    <w:rsid w:val="69173218"/>
    <w:rsid w:val="691AFB52"/>
    <w:rsid w:val="692A2FDD"/>
    <w:rsid w:val="6945AF3C"/>
    <w:rsid w:val="69850589"/>
    <w:rsid w:val="6989C3FC"/>
    <w:rsid w:val="699C9190"/>
    <w:rsid w:val="699D3E2F"/>
    <w:rsid w:val="69ACC74D"/>
    <w:rsid w:val="69ADD2C0"/>
    <w:rsid w:val="69CFB3A8"/>
    <w:rsid w:val="69EA4F10"/>
    <w:rsid w:val="6A071EEB"/>
    <w:rsid w:val="6A18365E"/>
    <w:rsid w:val="6A239B65"/>
    <w:rsid w:val="6A5F519A"/>
    <w:rsid w:val="6A64DA03"/>
    <w:rsid w:val="6A6716A5"/>
    <w:rsid w:val="6A7E2C81"/>
    <w:rsid w:val="6A8BF86E"/>
    <w:rsid w:val="6A9237E7"/>
    <w:rsid w:val="6AA645C7"/>
    <w:rsid w:val="6AB30279"/>
    <w:rsid w:val="6ADC45B5"/>
    <w:rsid w:val="6AE7F19E"/>
    <w:rsid w:val="6AF72A9F"/>
    <w:rsid w:val="6AF9E82E"/>
    <w:rsid w:val="6B0583D9"/>
    <w:rsid w:val="6B390E90"/>
    <w:rsid w:val="6B6D07A7"/>
    <w:rsid w:val="6B7B7352"/>
    <w:rsid w:val="6B80E05D"/>
    <w:rsid w:val="6B9FE2DE"/>
    <w:rsid w:val="6BAB4391"/>
    <w:rsid w:val="6BBB2771"/>
    <w:rsid w:val="6BD066ED"/>
    <w:rsid w:val="6BF0205A"/>
    <w:rsid w:val="6BF1DE17"/>
    <w:rsid w:val="6C11F945"/>
    <w:rsid w:val="6C30E914"/>
    <w:rsid w:val="6C33A06F"/>
    <w:rsid w:val="6C38EBF3"/>
    <w:rsid w:val="6C475199"/>
    <w:rsid w:val="6C72520D"/>
    <w:rsid w:val="6CAEEA5C"/>
    <w:rsid w:val="6CB36228"/>
    <w:rsid w:val="6CBA7112"/>
    <w:rsid w:val="6CBC3C5A"/>
    <w:rsid w:val="6CD4DEF1"/>
    <w:rsid w:val="6D2917DA"/>
    <w:rsid w:val="6D2A9286"/>
    <w:rsid w:val="6D2EBBD3"/>
    <w:rsid w:val="6D482B36"/>
    <w:rsid w:val="6D75E80E"/>
    <w:rsid w:val="6DD62EEE"/>
    <w:rsid w:val="6DF0F9C6"/>
    <w:rsid w:val="6DF7561E"/>
    <w:rsid w:val="6DFF46C6"/>
    <w:rsid w:val="6E025F3F"/>
    <w:rsid w:val="6E0AB9C8"/>
    <w:rsid w:val="6E0D22A1"/>
    <w:rsid w:val="6E23D1A6"/>
    <w:rsid w:val="6E52F4C0"/>
    <w:rsid w:val="6E70AF52"/>
    <w:rsid w:val="6E7DF5B0"/>
    <w:rsid w:val="6E8A7748"/>
    <w:rsid w:val="6E8B1958"/>
    <w:rsid w:val="6ED99DD4"/>
    <w:rsid w:val="6EE37D8C"/>
    <w:rsid w:val="6EEBAC5D"/>
    <w:rsid w:val="6F136937"/>
    <w:rsid w:val="6F21450D"/>
    <w:rsid w:val="6F38472D"/>
    <w:rsid w:val="6F6485F9"/>
    <w:rsid w:val="6F653FF8"/>
    <w:rsid w:val="6F7B86B1"/>
    <w:rsid w:val="6F7E5509"/>
    <w:rsid w:val="6F86739C"/>
    <w:rsid w:val="6F895252"/>
    <w:rsid w:val="6F93267F"/>
    <w:rsid w:val="6FB6A614"/>
    <w:rsid w:val="6FD6907D"/>
    <w:rsid w:val="700E360C"/>
    <w:rsid w:val="70527D59"/>
    <w:rsid w:val="70554EC0"/>
    <w:rsid w:val="70733393"/>
    <w:rsid w:val="7082E46B"/>
    <w:rsid w:val="708BA054"/>
    <w:rsid w:val="70B384AD"/>
    <w:rsid w:val="70B97AFA"/>
    <w:rsid w:val="70CFA8A4"/>
    <w:rsid w:val="70D6E4AD"/>
    <w:rsid w:val="70E67B3D"/>
    <w:rsid w:val="710A64BF"/>
    <w:rsid w:val="7141989C"/>
    <w:rsid w:val="71429A2F"/>
    <w:rsid w:val="7145D111"/>
    <w:rsid w:val="71869DF2"/>
    <w:rsid w:val="71AA70B1"/>
    <w:rsid w:val="71CB5D3A"/>
    <w:rsid w:val="71E0610F"/>
    <w:rsid w:val="722BC7AC"/>
    <w:rsid w:val="7235BE34"/>
    <w:rsid w:val="724D52FA"/>
    <w:rsid w:val="7258EAA1"/>
    <w:rsid w:val="72A82D77"/>
    <w:rsid w:val="72C27580"/>
    <w:rsid w:val="72CA8172"/>
    <w:rsid w:val="72D2192F"/>
    <w:rsid w:val="72F40EF6"/>
    <w:rsid w:val="73000AE8"/>
    <w:rsid w:val="73158049"/>
    <w:rsid w:val="7323C096"/>
    <w:rsid w:val="734CC862"/>
    <w:rsid w:val="73A07ADB"/>
    <w:rsid w:val="73B1B7F1"/>
    <w:rsid w:val="73E735F8"/>
    <w:rsid w:val="741338BF"/>
    <w:rsid w:val="7414EDD0"/>
    <w:rsid w:val="7434CFEE"/>
    <w:rsid w:val="74355BD3"/>
    <w:rsid w:val="74388301"/>
    <w:rsid w:val="7439E69A"/>
    <w:rsid w:val="74765B76"/>
    <w:rsid w:val="747E10CE"/>
    <w:rsid w:val="748B4D07"/>
    <w:rsid w:val="74B1D63F"/>
    <w:rsid w:val="74B40C19"/>
    <w:rsid w:val="74D4B80B"/>
    <w:rsid w:val="74E7690A"/>
    <w:rsid w:val="74F8A542"/>
    <w:rsid w:val="74FA5ADC"/>
    <w:rsid w:val="7500E44F"/>
    <w:rsid w:val="751A88EE"/>
    <w:rsid w:val="7532A7E7"/>
    <w:rsid w:val="7545C9DC"/>
    <w:rsid w:val="754D8852"/>
    <w:rsid w:val="7566474C"/>
    <w:rsid w:val="75774933"/>
    <w:rsid w:val="757F9D62"/>
    <w:rsid w:val="75B0BE31"/>
    <w:rsid w:val="75EBDF0C"/>
    <w:rsid w:val="7601893B"/>
    <w:rsid w:val="761E49FB"/>
    <w:rsid w:val="76256AD2"/>
    <w:rsid w:val="763AE460"/>
    <w:rsid w:val="764055B9"/>
    <w:rsid w:val="765B618F"/>
    <w:rsid w:val="76646279"/>
    <w:rsid w:val="76762BCF"/>
    <w:rsid w:val="76B6D1C3"/>
    <w:rsid w:val="76B76DF0"/>
    <w:rsid w:val="76E19A3D"/>
    <w:rsid w:val="770F75C0"/>
    <w:rsid w:val="773B9103"/>
    <w:rsid w:val="7771875C"/>
    <w:rsid w:val="7787AF6D"/>
    <w:rsid w:val="77886709"/>
    <w:rsid w:val="77A94185"/>
    <w:rsid w:val="77B35141"/>
    <w:rsid w:val="77B4E8DE"/>
    <w:rsid w:val="77D6B4C1"/>
    <w:rsid w:val="78069B34"/>
    <w:rsid w:val="78099E13"/>
    <w:rsid w:val="782E5EA9"/>
    <w:rsid w:val="7830E452"/>
    <w:rsid w:val="7834EC41"/>
    <w:rsid w:val="7839BF45"/>
    <w:rsid w:val="784E5D36"/>
    <w:rsid w:val="786788B6"/>
    <w:rsid w:val="786AB3BE"/>
    <w:rsid w:val="787F0EC5"/>
    <w:rsid w:val="78B6151B"/>
    <w:rsid w:val="78CA8526"/>
    <w:rsid w:val="78D41D05"/>
    <w:rsid w:val="78F68745"/>
    <w:rsid w:val="79070796"/>
    <w:rsid w:val="790D57BD"/>
    <w:rsid w:val="7932613E"/>
    <w:rsid w:val="79338596"/>
    <w:rsid w:val="793BFD29"/>
    <w:rsid w:val="7948E5BC"/>
    <w:rsid w:val="79728522"/>
    <w:rsid w:val="799F13A8"/>
    <w:rsid w:val="79A86C55"/>
    <w:rsid w:val="79B361F9"/>
    <w:rsid w:val="79C7D7B2"/>
    <w:rsid w:val="79CB19C7"/>
    <w:rsid w:val="79E9FEE4"/>
    <w:rsid w:val="79EF822E"/>
    <w:rsid w:val="7A193AFF"/>
    <w:rsid w:val="7A2FD2AB"/>
    <w:rsid w:val="7A6AD2C3"/>
    <w:rsid w:val="7A722189"/>
    <w:rsid w:val="7A7B5CF1"/>
    <w:rsid w:val="7A842F54"/>
    <w:rsid w:val="7A96DF1A"/>
    <w:rsid w:val="7AC65924"/>
    <w:rsid w:val="7AD40288"/>
    <w:rsid w:val="7AD7CD8A"/>
    <w:rsid w:val="7AF24E35"/>
    <w:rsid w:val="7B04B4E1"/>
    <w:rsid w:val="7B0E5583"/>
    <w:rsid w:val="7B57DA47"/>
    <w:rsid w:val="7B7DDBCA"/>
    <w:rsid w:val="7B9B7561"/>
    <w:rsid w:val="7B9FDC0A"/>
    <w:rsid w:val="7BCB52FD"/>
    <w:rsid w:val="7BCD625A"/>
    <w:rsid w:val="7BD93C3F"/>
    <w:rsid w:val="7BF9FD37"/>
    <w:rsid w:val="7C19F542"/>
    <w:rsid w:val="7C21A0CA"/>
    <w:rsid w:val="7C3FE1D3"/>
    <w:rsid w:val="7C46A14C"/>
    <w:rsid w:val="7C56FD43"/>
    <w:rsid w:val="7C5ECD84"/>
    <w:rsid w:val="7C638A4B"/>
    <w:rsid w:val="7CA2460C"/>
    <w:rsid w:val="7CAB448A"/>
    <w:rsid w:val="7CCFDF8D"/>
    <w:rsid w:val="7CD30701"/>
    <w:rsid w:val="7CF431EA"/>
    <w:rsid w:val="7CF8E3AC"/>
    <w:rsid w:val="7D04FB2E"/>
    <w:rsid w:val="7D0BF5E8"/>
    <w:rsid w:val="7D2C7774"/>
    <w:rsid w:val="7D345546"/>
    <w:rsid w:val="7D3A99DA"/>
    <w:rsid w:val="7D455C47"/>
    <w:rsid w:val="7D5411AF"/>
    <w:rsid w:val="7DDF6547"/>
    <w:rsid w:val="7DE12F60"/>
    <w:rsid w:val="7DE6F18E"/>
    <w:rsid w:val="7DF2CDA4"/>
    <w:rsid w:val="7DF9E591"/>
    <w:rsid w:val="7E080213"/>
    <w:rsid w:val="7E097E5E"/>
    <w:rsid w:val="7E0BA34A"/>
    <w:rsid w:val="7E33D3EF"/>
    <w:rsid w:val="7E3C55A3"/>
    <w:rsid w:val="7E46DFB1"/>
    <w:rsid w:val="7E520EE5"/>
    <w:rsid w:val="7E523BF6"/>
    <w:rsid w:val="7E771729"/>
    <w:rsid w:val="7E81FA19"/>
    <w:rsid w:val="7E83C894"/>
    <w:rsid w:val="7E9E8806"/>
    <w:rsid w:val="7EA8BA6E"/>
    <w:rsid w:val="7EEB7538"/>
    <w:rsid w:val="7F3C0A8B"/>
    <w:rsid w:val="7F5EFAA2"/>
    <w:rsid w:val="7F65AF66"/>
    <w:rsid w:val="7F8A7E4A"/>
    <w:rsid w:val="7F95B5F2"/>
    <w:rsid w:val="7F9B2B0D"/>
    <w:rsid w:val="7FBF7D4E"/>
    <w:rsid w:val="7FE4B77E"/>
    <w:rsid w:val="7FF03A40"/>
    <w:rsid w:val="7FFACF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1A7E1"/>
  <w15:chartTrackingRefBased/>
  <w15:docId w15:val="{0F44CE5F-BE28-4F75-9139-0156E7048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13FE"/>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hyperlink" Target="https://doi.org/10.1101/gad.314617.118" TargetMode="External"/><Relationship Id="rId3" Type="http://schemas.openxmlformats.org/officeDocument/2006/relationships/settings" Target="settings.xml"/><Relationship Id="rId21" Type="http://schemas.openxmlformats.org/officeDocument/2006/relationships/hyperlink" Target="https://doi.org/10.1093/bib/bbac430" TargetMode="External"/><Relationship Id="rId7" Type="http://schemas.microsoft.com/office/2016/09/relationships/commentsIds" Target="commentsId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hyperlink" Target="https://doi.org/10.3390/cancers13061230"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doi.org/10.1016/j.devcel.2022.05.003" TargetMode="External"/><Relationship Id="rId29" Type="http://schemas.openxmlformats.org/officeDocument/2006/relationships/hyperlink" Target="https://doi.org/10.1101/gad.314617.118" TargetMode="Externa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hyperlink" Target="https://doi.org/10.3389/fimmu.2018.03017" TargetMode="External"/><Relationship Id="rId32" Type="http://schemas.microsoft.com/office/2011/relationships/people" Target="people.xml"/><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hyperlink" Target="https://doi.org/10.1002/brb3.2575" TargetMode="External"/><Relationship Id="rId28" Type="http://schemas.openxmlformats.org/officeDocument/2006/relationships/hyperlink" Target="https://doi.org/10.1245/s10434-019-07338-3"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oi.org/10.3389/fgene.2022.976990" TargetMode="External"/><Relationship Id="rId27" Type="http://schemas.openxmlformats.org/officeDocument/2006/relationships/hyperlink" Target="https://doi.org/10.7150/jca.5482" TargetMode="External"/><Relationship Id="rId30" Type="http://schemas.openxmlformats.org/officeDocument/2006/relationships/hyperlink" Target="https://doi.org/10.1038/s41588-021-00911-1" TargetMode="External"/><Relationship Id="rId8"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16</Pages>
  <Words>3370</Words>
  <Characters>19215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4</cp:revision>
  <dcterms:created xsi:type="dcterms:W3CDTF">2023-04-08T12:25:00Z</dcterms:created>
  <dcterms:modified xsi:type="dcterms:W3CDTF">2023-04-17T21:45:00Z</dcterms:modified>
</cp:coreProperties>
</file>